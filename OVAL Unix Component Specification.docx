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21CF3" w:rsidRDefault="00C545A3" w:rsidP="00521CF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5.10.1</w:t>
                    </w:r>
                  </w:p>
                </w:tc>
              </w:sdtContent>
            </w:sdt>
          </w:tr>
          <w:tr w:rsidR="00521CF3" w:rsidTr="00521CF3">
            <w:trPr>
              <w:trHeight w:val="360"/>
              <w:jc w:val="center"/>
            </w:trPr>
            <w:tc>
              <w:tcPr>
                <w:tcW w:w="5000" w:type="pct"/>
                <w:vAlign w:val="center"/>
              </w:tcPr>
              <w:p w:rsidR="00521CF3" w:rsidRDefault="00521CF3" w:rsidP="00521CF3">
                <w:pPr>
                  <w:pStyle w:val="NoSpacing"/>
                  <w:jc w:val="center"/>
                </w:pPr>
              </w:p>
            </w:tc>
          </w:tr>
          <w:tr w:rsidR="00521CF3"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21CF3" w:rsidRDefault="00C545A3" w:rsidP="000D0F67">
                    <w:pPr>
                      <w:pStyle w:val="NoSpacing"/>
                      <w:jc w:val="center"/>
                      <w:rPr>
                        <w:b/>
                        <w:bCs/>
                      </w:rPr>
                    </w:pPr>
                    <w:r>
                      <w:rPr>
                        <w:b/>
                        <w:bCs/>
                      </w:rPr>
                      <w:t>Danny Haynes, Stelios Melachrinoudis</w:t>
                    </w:r>
                  </w:p>
                </w:tc>
              </w:sdtContent>
            </w:sdt>
          </w:tr>
          <w:tr w:rsidR="00521CF3"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4-03T00:00:00Z">
                  <w:dateFormat w:val="M/d/yyyy"/>
                  <w:lid w:val="en-US"/>
                  <w:storeMappedDataAs w:val="dateTime"/>
                  <w:calendar w:val="gregorian"/>
                </w:date>
              </w:sdtPr>
              <w:sdtContent>
                <w:tc>
                  <w:tcPr>
                    <w:tcW w:w="5000" w:type="pct"/>
                    <w:vAlign w:val="center"/>
                  </w:tcPr>
                  <w:p w:rsidR="00521CF3" w:rsidRDefault="00631FFA" w:rsidP="00631FFA">
                    <w:pPr>
                      <w:pStyle w:val="NoSpacing"/>
                      <w:jc w:val="center"/>
                      <w:rPr>
                        <w:b/>
                        <w:bCs/>
                      </w:rPr>
                    </w:pPr>
                    <w:r>
                      <w:rPr>
                        <w:b/>
                        <w:bCs/>
                      </w:rPr>
                      <w:t>4</w:t>
                    </w:r>
                    <w:r w:rsidR="00C545A3">
                      <w:rPr>
                        <w:b/>
                        <w:bCs/>
                      </w:rPr>
                      <w:t>/</w:t>
                    </w:r>
                    <w:r>
                      <w:rPr>
                        <w:b/>
                        <w:bCs/>
                      </w:rPr>
                      <w:t>3</w:t>
                    </w:r>
                    <w:r w:rsidR="00C545A3">
                      <w:rPr>
                        <w:b/>
                        <w:bCs/>
                      </w:rPr>
                      <w:t>/2012</w:t>
                    </w:r>
                  </w:p>
                </w:tc>
              </w:sdtContent>
            </w:sdt>
          </w:tr>
        </w:tbl>
        <w:p w:rsidR="00521CF3" w:rsidRDefault="00521CF3" w:rsidP="00521CF3"/>
        <w:p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rsidTr="00521CF3">
            <w:tc>
              <w:tcPr>
                <w:tcW w:w="5000" w:type="pct"/>
              </w:tcPr>
              <w:p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rsidR="00521CF3" w:rsidRDefault="00521CF3" w:rsidP="00521CF3"/>
        <w:p w:rsidR="00521CF3" w:rsidRDefault="00521CF3" w:rsidP="00521CF3">
          <w:r>
            <w:br w:type="page"/>
          </w:r>
        </w:p>
      </w:sdtContent>
    </w:sdt>
    <w:p w:rsidR="00521CF3" w:rsidRDefault="00521CF3" w:rsidP="00521CF3">
      <w:pPr>
        <w:pStyle w:val="Heading1"/>
      </w:pPr>
      <w:bookmarkStart w:id="0" w:name="_Toc319857981"/>
      <w:r>
        <w:lastRenderedPageBreak/>
        <w:t>Acknowledgements</w:t>
      </w:r>
      <w:bookmarkEnd w:id="0"/>
    </w:p>
    <w:p w:rsidR="00521CF3" w:rsidRDefault="00521CF3" w:rsidP="00521CF3">
      <w:pPr>
        <w:pStyle w:val="Heading1"/>
      </w:pPr>
      <w:bookmarkStart w:id="1" w:name="_Toc319857982"/>
      <w:r>
        <w:t>Trademark Information</w:t>
      </w:r>
      <w:bookmarkEnd w:id="1"/>
    </w:p>
    <w:p w:rsidR="00521CF3" w:rsidRDefault="00521CF3" w:rsidP="00521CF3">
      <w:r>
        <w:t>OVAL and the OVAL logo are registered trademarks of The MITRE Corporation. All other trademarks are the property of their respective owners.</w:t>
      </w:r>
    </w:p>
    <w:p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rsidR="00521CF3" w:rsidRDefault="00521CF3" w:rsidP="00521CF3">
      <w:pPr>
        <w:pStyle w:val="Heading1"/>
      </w:pPr>
      <w:bookmarkStart w:id="6" w:name="_Toc319857984"/>
      <w:r>
        <w:t>Feedback</w:t>
      </w:r>
      <w:bookmarkEnd w:id="6"/>
    </w:p>
    <w:p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10"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1" w:history="1">
        <w:r w:rsidR="00BF00BE" w:rsidRPr="001D084C">
          <w:rPr>
            <w:rStyle w:val="Hyperlink"/>
            <w:rFonts w:cs="Times"/>
          </w:rPr>
          <w:t>oval@mitre.org</w:t>
        </w:r>
      </w:hyperlink>
      <w:r w:rsidR="009A3D47">
        <w:rPr>
          <w:rStyle w:val="FootnoteReference"/>
        </w:rPr>
        <w:footnoteReference w:id="2"/>
      </w:r>
      <w:r>
        <w:t>.</w:t>
      </w:r>
    </w:p>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rsidR="00871EAA" w:rsidRDefault="00871EAA">
          <w:pPr>
            <w:pStyle w:val="TOCHeading"/>
          </w:pPr>
          <w:r>
            <w:t>Contents</w:t>
          </w:r>
        </w:p>
        <w:p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406551">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406551">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406551">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406551">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406551">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406551">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406551">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406551">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095DC4" w:rsidRPr="00631FFA">
              <w:rPr>
                <w:noProof/>
                <w:webHidden/>
              </w:rPr>
              <w:t>8</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095DC4" w:rsidRPr="00631FFA">
              <w:rPr>
                <w:noProof/>
                <w:webHidden/>
              </w:rPr>
              <w:t>10</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095DC4" w:rsidRPr="00631FFA">
              <w:rPr>
                <w:noProof/>
                <w:webHidden/>
              </w:rPr>
              <w:t>17</w:t>
            </w:r>
            <w:r w:rsidR="00095DC4" w:rsidRPr="00631FFA">
              <w:rPr>
                <w:noProof/>
                <w:webHidden/>
              </w:rPr>
              <w:fldChar w:fldCharType="end"/>
            </w:r>
          </w:hyperlink>
        </w:p>
        <w:p w:rsidR="00095DC4" w:rsidRPr="00631FFA" w:rsidRDefault="00406551">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406551">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406551">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406551">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406551">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095DC4" w:rsidRPr="00631FFA">
              <w:rPr>
                <w:noProof/>
                <w:webHidden/>
              </w:rPr>
              <w:t>27</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406551">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095DC4" w:rsidRPr="00631FFA">
              <w:rPr>
                <w:noProof/>
                <w:webHidden/>
              </w:rPr>
              <w:t>30</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095DC4" w:rsidRPr="00631FFA">
              <w:rPr>
                <w:noProof/>
                <w:webHidden/>
              </w:rPr>
              <w:t>31</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406551">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095DC4" w:rsidRPr="00631FFA">
              <w:rPr>
                <w:noProof/>
                <w:webHidden/>
              </w:rPr>
              <w:t>34</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095DC4" w:rsidRPr="00631FFA">
              <w:rPr>
                <w:noProof/>
                <w:webHidden/>
              </w:rPr>
              <w:t>37</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406551">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095DC4" w:rsidRPr="00631FFA">
              <w:rPr>
                <w:noProof/>
                <w:webHidden/>
              </w:rPr>
              <w:t>44</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095DC4" w:rsidRPr="00631FFA">
              <w:rPr>
                <w:noProof/>
                <w:webHidden/>
              </w:rPr>
              <w:t>48</w:t>
            </w:r>
            <w:r w:rsidR="00095DC4" w:rsidRPr="00631FFA">
              <w:rPr>
                <w:noProof/>
                <w:webHidden/>
              </w:rPr>
              <w:fldChar w:fldCharType="end"/>
            </w:r>
          </w:hyperlink>
        </w:p>
        <w:p w:rsidR="00095DC4" w:rsidRPr="00631FFA" w:rsidRDefault="00406551">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095DC4" w:rsidRPr="00631FFA">
              <w:rPr>
                <w:noProof/>
                <w:webHidden/>
              </w:rPr>
              <w:t>52</w:t>
            </w:r>
            <w:r w:rsidR="00095DC4" w:rsidRPr="00631FFA">
              <w:rPr>
                <w:noProof/>
                <w:webHidden/>
              </w:rPr>
              <w:fldChar w:fldCharType="end"/>
            </w:r>
          </w:hyperlink>
        </w:p>
        <w:p w:rsidR="00095DC4" w:rsidRPr="00631FFA" w:rsidRDefault="00406551">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095DC4" w:rsidRPr="00631FFA">
              <w:rPr>
                <w:noProof/>
                <w:webHidden/>
              </w:rPr>
              <w:t>54</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406551">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095DC4" w:rsidRPr="00631FFA">
              <w:rPr>
                <w:noProof/>
                <w:webHidden/>
              </w:rPr>
              <w:t>60</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095DC4" w:rsidRPr="00631FFA">
              <w:rPr>
                <w:noProof/>
                <w:webHidden/>
              </w:rPr>
              <w:t>63</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095DC4" w:rsidRPr="00631FFA">
              <w:rPr>
                <w:noProof/>
                <w:webHidden/>
              </w:rPr>
              <w:t>67</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095DC4" w:rsidRPr="00631FFA">
              <w:rPr>
                <w:noProof/>
                <w:webHidden/>
              </w:rPr>
              <w:t>68</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095DC4" w:rsidRPr="00631FFA">
              <w:rPr>
                <w:noProof/>
                <w:webHidden/>
              </w:rPr>
              <w:t>69</w:t>
            </w:r>
            <w:r w:rsidR="00095DC4" w:rsidRPr="00631FFA">
              <w:rPr>
                <w:noProof/>
                <w:webHidden/>
              </w:rPr>
              <w:fldChar w:fldCharType="end"/>
            </w:r>
          </w:hyperlink>
        </w:p>
        <w:p w:rsidR="00095DC4" w:rsidRPr="00631FFA" w:rsidRDefault="00406551">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095DC4" w:rsidRPr="00631FFA">
              <w:rPr>
                <w:noProof/>
                <w:webHidden/>
              </w:rPr>
              <w:t>71</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095DC4" w:rsidRPr="00631FFA">
              <w:rPr>
                <w:noProof/>
                <w:webHidden/>
              </w:rPr>
              <w:t>76</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Pr="00631FFA" w:rsidRDefault="00406551">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Default="00406551">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095DC4" w:rsidRPr="00631FFA">
              <w:rPr>
                <w:noProof/>
                <w:webHidden/>
              </w:rPr>
              <w:t>82</w:t>
            </w:r>
            <w:r w:rsidR="00095DC4" w:rsidRPr="00631FFA">
              <w:rPr>
                <w:noProof/>
                <w:webHidden/>
              </w:rPr>
              <w:fldChar w:fldCharType="end"/>
            </w:r>
          </w:hyperlink>
        </w:p>
        <w:p w:rsidR="00095DC4" w:rsidRDefault="00406551">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095DC4" w:rsidRDefault="00406551">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871EAA" w:rsidRDefault="00941079">
          <w:r>
            <w:rPr>
              <w:b/>
              <w:bCs/>
              <w:noProof/>
            </w:rPr>
            <w:fldChar w:fldCharType="end"/>
          </w:r>
        </w:p>
      </w:sdtContent>
    </w:sdt>
    <w:p w:rsidR="00521CF3" w:rsidRDefault="00521CF3" w:rsidP="00BE7B76">
      <w:pPr>
        <w:pStyle w:val="Heading1"/>
        <w:numPr>
          <w:ilvl w:val="0"/>
          <w:numId w:val="4"/>
        </w:numPr>
      </w:pPr>
      <w:bookmarkStart w:id="7" w:name="_Toc319857985"/>
      <w:r>
        <w:t>Introduction</w:t>
      </w:r>
      <w:bookmarkEnd w:id="7"/>
    </w:p>
    <w:p w:rsidR="00521CF3" w:rsidRPr="00673D19" w:rsidRDefault="002E54CA" w:rsidP="00521CF3">
      <w:pPr>
        <w:pStyle w:val="Heading2"/>
      </w:pPr>
      <w:bookmarkStart w:id="8" w:name="_Toc319857986"/>
      <w:r>
        <w:t xml:space="preserve">1.1 </w:t>
      </w:r>
      <w:r w:rsidR="00521CF3">
        <w:t>Document Conventions</w:t>
      </w:r>
      <w:bookmarkEnd w:id="8"/>
    </w:p>
    <w:p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rsidR="00521CF3" w:rsidRDefault="00521CF3" w:rsidP="00521CF3">
      <w:pPr>
        <w:rPr>
          <w:rFonts w:eastAsia="Times New Roman"/>
        </w:rPr>
      </w:pPr>
      <w:r>
        <w:rPr>
          <w:rFonts w:eastAsia="Times New Roman"/>
        </w:rPr>
        <w:t>The following font and font style conventions are used throughout the remainder of this document:</w:t>
      </w:r>
    </w:p>
    <w:p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w:t>
      </w:r>
      <w:proofErr w:type="gramStart"/>
      <w:r w:rsidRPr="004A31A8">
        <w:rPr>
          <w:rFonts w:ascii="Calibri" w:hAnsi="Calibri"/>
          <w:b/>
        </w:rPr>
        <w:t>:nil</w:t>
      </w:r>
      <w:proofErr w:type="gramEnd"/>
      <w:r w:rsidRPr="004A31A8">
        <w:rPr>
          <w:rFonts w:ascii="Calibri" w:hAnsi="Calibri"/>
          <w:b/>
        </w:rPr>
        <w:t>=</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rsidR="00040394" w:rsidRPr="009F13AA" w:rsidRDefault="00040394" w:rsidP="00040394">
      <w:pPr>
        <w:pStyle w:val="ListParagraph"/>
      </w:pPr>
      <w:r>
        <w:rPr>
          <w:rFonts w:ascii="Calibri" w:hAnsi="Calibri"/>
        </w:rPr>
        <w:t xml:space="preserve">Example: </w:t>
      </w:r>
      <w:r w:rsidRPr="00810AEC">
        <w:rPr>
          <w:rFonts w:cstheme="minorHAnsi"/>
          <w:b/>
          <w:color w:val="000000"/>
        </w:rPr>
        <w:t>xsi</w:t>
      </w:r>
      <w:proofErr w:type="gramStart"/>
      <w:r w:rsidRPr="00810AEC">
        <w:rPr>
          <w:rFonts w:cstheme="minorHAnsi"/>
          <w:b/>
          <w:color w:val="000000"/>
        </w:rPr>
        <w:t>:nil</w:t>
      </w:r>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w:t>
      </w:r>
      <w:proofErr w:type="gramStart"/>
      <w:r>
        <w:rPr>
          <w:rFonts w:cstheme="minorHAnsi"/>
          <w:color w:val="000000"/>
        </w:rPr>
        <w:t>be</w:t>
      </w:r>
      <w:proofErr w:type="gramEnd"/>
      <w:r>
        <w:rPr>
          <w:rFonts w:cstheme="minorHAnsi"/>
          <w:color w:val="000000"/>
        </w:rPr>
        <w:t xml:space="preserve"> specified.</w:t>
      </w:r>
      <w:r w:rsidRPr="00E74797">
        <w:rPr>
          <w:rFonts w:cstheme="minorHAnsi"/>
          <w:color w:val="000000"/>
        </w:rPr>
        <w:t xml:space="preserve"> </w:t>
      </w:r>
    </w:p>
    <w:p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w:t>
      </w:r>
      <w:proofErr w:type="gramStart"/>
      <w:r w:rsidRPr="00D829F3">
        <w:rPr>
          <w:rFonts w:ascii="Courier New" w:hAnsi="Courier New" w:cs="Courier New"/>
        </w:rPr>
        <w:t>:element</w:t>
      </w:r>
      <w:proofErr w:type="gramEnd"/>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pPr>
              <w:jc w:val="center"/>
              <w:rPr>
                <w:b w:val="0"/>
                <w:bCs w:val="0"/>
              </w:rPr>
            </w:pPr>
            <w:r>
              <w:t>Data Model</w:t>
            </w:r>
          </w:p>
        </w:tc>
        <w:tc>
          <w:tcPr>
            <w:tcW w:w="127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Definitions</w:t>
            </w:r>
          </w:p>
        </w:tc>
        <w:tc>
          <w:tcPr>
            <w:tcW w:w="1277" w:type="dxa"/>
          </w:tcPr>
          <w:p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rsidTr="004A31A8">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System Characteristics</w:t>
            </w:r>
          </w:p>
        </w:tc>
        <w:tc>
          <w:tcPr>
            <w:tcW w:w="127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521CF3">
            <w:r>
              <w:t>UNIX</w:t>
            </w:r>
            <w:r w:rsidR="001C3C16">
              <w:t xml:space="preserve"> Definitions</w:t>
            </w:r>
          </w:p>
        </w:tc>
        <w:tc>
          <w:tcPr>
            <w:tcW w:w="1277" w:type="dxa"/>
          </w:tcPr>
          <w:p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platform-specific 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-def:file_test</w:t>
            </w:r>
          </w:p>
        </w:tc>
      </w:tr>
      <w:tr w:rsidR="001C3C16" w:rsidTr="004A31A8">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920C94">
            <w:r>
              <w:t xml:space="preserve">UNIX </w:t>
            </w:r>
            <w:r w:rsidR="001C3C16">
              <w:t>System Characteristics</w:t>
            </w:r>
          </w:p>
        </w:tc>
        <w:tc>
          <w:tcPr>
            <w:tcW w:w="1277" w:type="dxa"/>
          </w:tcPr>
          <w:p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rsidR="00521CF3" w:rsidRDefault="00521CF3" w:rsidP="00521CF3"/>
    <w:p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rsidR="00521CF3" w:rsidRDefault="00967DE7" w:rsidP="00521CF3">
      <w:pPr>
        <w:pStyle w:val="Heading2"/>
        <w:numPr>
          <w:ilvl w:val="1"/>
          <w:numId w:val="0"/>
        </w:numPr>
        <w:ind w:left="576" w:hanging="576"/>
        <w:rPr>
          <w:rFonts w:eastAsia="Times New Roman"/>
        </w:rPr>
      </w:pPr>
      <w:bookmarkStart w:id="9" w:name="_Toc319857987"/>
      <w:r>
        <w:rPr>
          <w:rFonts w:eastAsia="Times New Roman"/>
        </w:rPr>
        <w:t xml:space="preserve">1.2 </w:t>
      </w:r>
      <w:r w:rsidR="00521CF3">
        <w:rPr>
          <w:rFonts w:eastAsia="Times New Roman"/>
        </w:rPr>
        <w:t>Document Structure</w:t>
      </w:r>
      <w:bookmarkEnd w:id="9"/>
    </w:p>
    <w:p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rsidR="00521CF3" w:rsidRDefault="00521CF3" w:rsidP="00BE7B76">
      <w:pPr>
        <w:pStyle w:val="ListParagraph"/>
        <w:numPr>
          <w:ilvl w:val="0"/>
          <w:numId w:val="1"/>
        </w:numPr>
      </w:pPr>
      <w:r>
        <w:t>Section 1 – Introduction</w:t>
      </w:r>
    </w:p>
    <w:p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rsidR="00521CF3" w:rsidRDefault="00521CF3" w:rsidP="00BE7B76">
      <w:pPr>
        <w:pStyle w:val="ListParagraph"/>
        <w:numPr>
          <w:ilvl w:val="0"/>
          <w:numId w:val="1"/>
        </w:numPr>
      </w:pPr>
      <w:r>
        <w:t xml:space="preserve">Appendix A </w:t>
      </w:r>
      <w:r w:rsidRPr="00D829F3">
        <w:t>–</w:t>
      </w:r>
      <w:r>
        <w:t xml:space="preserve"> References</w:t>
      </w:r>
    </w:p>
    <w:p w:rsidR="00521CF3" w:rsidRDefault="00521CF3" w:rsidP="00BE7B76">
      <w:pPr>
        <w:pStyle w:val="ListParagraph"/>
        <w:numPr>
          <w:ilvl w:val="0"/>
          <w:numId w:val="1"/>
        </w:numPr>
      </w:pPr>
      <w:r>
        <w:t xml:space="preserve">Appendix B </w:t>
      </w:r>
      <w:r w:rsidRPr="00D829F3">
        <w:t>–</w:t>
      </w:r>
      <w:r>
        <w:t xml:space="preserve"> Change Log</w:t>
      </w:r>
    </w:p>
    <w:p w:rsidR="00521CF3" w:rsidRPr="00D829F3" w:rsidRDefault="00521CF3" w:rsidP="00BE7B76">
      <w:pPr>
        <w:pStyle w:val="ListParagraph"/>
        <w:numPr>
          <w:ilvl w:val="0"/>
          <w:numId w:val="1"/>
        </w:numPr>
      </w:pPr>
      <w:r>
        <w:t xml:space="preserve">Appendix C </w:t>
      </w:r>
      <w:r w:rsidRPr="00D829F3">
        <w:t>–</w:t>
      </w:r>
      <w:r>
        <w:t xml:space="preserve"> Terms and Acronyms</w:t>
      </w:r>
    </w:p>
    <w:p w:rsidR="00A14685" w:rsidRDefault="00554016" w:rsidP="00BE7B76">
      <w:pPr>
        <w:pStyle w:val="Heading1"/>
        <w:numPr>
          <w:ilvl w:val="0"/>
          <w:numId w:val="5"/>
        </w:numPr>
      </w:pPr>
      <w:bookmarkStart w:id="10" w:name="_Toc319857988"/>
      <w:r>
        <w:t xml:space="preserve">OVAL </w:t>
      </w:r>
      <w:r w:rsidR="00ED06CD">
        <w:t xml:space="preserve">Language </w:t>
      </w:r>
      <w:r w:rsidR="00920C94">
        <w:t>UNIX</w:t>
      </w:r>
      <w:r w:rsidR="00ED06CD">
        <w:t xml:space="preserve"> Component</w:t>
      </w:r>
      <w:r w:rsidR="00844501">
        <w:t xml:space="preserve"> Model</w:t>
      </w:r>
      <w:bookmarkEnd w:id="10"/>
    </w:p>
    <w:p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rsidR="00EB5CBD" w:rsidRDefault="00EB5CBD" w:rsidP="00BE7B76">
      <w:pPr>
        <w:pStyle w:val="Heading2"/>
        <w:numPr>
          <w:ilvl w:val="1"/>
          <w:numId w:val="5"/>
        </w:numPr>
      </w:pPr>
      <w:bookmarkStart w:id="11" w:name="_Toc319857989"/>
      <w:r>
        <w:t>Data Model Conventions</w:t>
      </w:r>
      <w:bookmarkEnd w:id="11"/>
    </w:p>
    <w:p w:rsidR="00EB5CBD" w:rsidRPr="00EB5CBD" w:rsidRDefault="00EB5CBD" w:rsidP="004A31A8">
      <w:r>
        <w:t>This document follows the data model conventions described in Section 4.1 of the OVAL Language Specification.</w:t>
      </w:r>
    </w:p>
    <w:p w:rsidR="00792765" w:rsidRDefault="00920C94" w:rsidP="00BE7B76">
      <w:pPr>
        <w:pStyle w:val="Heading2"/>
        <w:numPr>
          <w:ilvl w:val="1"/>
          <w:numId w:val="5"/>
        </w:numPr>
      </w:pPr>
      <w:bookmarkStart w:id="12" w:name="_Toc308163866"/>
      <w:bookmarkStart w:id="13" w:name="_Toc308440416"/>
      <w:bookmarkStart w:id="14" w:name="_Toc319857990"/>
      <w:bookmarkStart w:id="15" w:name="_Toc278864774"/>
      <w:bookmarkEnd w:id="12"/>
      <w:bookmarkEnd w:id="13"/>
      <w:proofErr w:type="gramStart"/>
      <w:r>
        <w:t>unix</w:t>
      </w:r>
      <w:r w:rsidR="00792765">
        <w:t>-def:</w:t>
      </w:r>
      <w:proofErr w:type="gramEnd"/>
      <w:r w:rsidR="00792765">
        <w:t>file_test</w:t>
      </w:r>
      <w:bookmarkEnd w:id="14"/>
    </w:p>
    <w:p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proofErr w:type="gramStart"/>
      <w:r w:rsidR="00F54791" w:rsidRPr="001C5BAE">
        <w:rPr>
          <w:rFonts w:ascii="Courier New" w:hAnsi="Courier New" w:cs="Courier New"/>
          <w:b/>
        </w:rPr>
        <w:t>stat(</w:t>
      </w:r>
      <w:proofErr w:type="gramEnd"/>
      <w:r w:rsidR="00F54791" w:rsidRPr="001C5BAE">
        <w:rPr>
          <w:rFonts w:ascii="Courier New" w:hAnsi="Courier New" w:cs="Courier New"/>
          <w:b/>
        </w:rPr>
        <w:t>)</w:t>
      </w:r>
      <w:r w:rsidR="00732639">
        <w:rPr>
          <w:rStyle w:val="FootnoteReference"/>
        </w:rPr>
        <w:footnoteReference w:id="6"/>
      </w:r>
      <w:r w:rsidR="00F54791">
        <w:t xml:space="preserve"> system call, </w:t>
      </w:r>
      <w:r>
        <w:t xml:space="preserve">on file systems 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rsidR="00792765" w:rsidRDefault="00EB5CC4" w:rsidP="00792765">
      <w:pPr>
        <w:jc w:val="center"/>
      </w:pPr>
      <w:r>
        <w:object w:dxaOrig="5853" w:dyaOrig="3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25pt;height:179.6pt" o:ole="">
            <v:imagedata r:id="rId12" o:title=""/>
          </v:shape>
          <o:OLEObject Type="Embed" ProgID="Visio.Drawing.11" ShapeID="_x0000_i1025" DrawAspect="Content" ObjectID="_1404228157" r:id="rId13"/>
        </w:object>
      </w:r>
    </w:p>
    <w:p w:rsidR="000D04F2" w:rsidRPr="000D04F2" w:rsidRDefault="00792765" w:rsidP="00BE7B76">
      <w:pPr>
        <w:pStyle w:val="Heading3"/>
        <w:numPr>
          <w:ilvl w:val="2"/>
          <w:numId w:val="5"/>
        </w:numPr>
        <w:rPr>
          <w:rStyle w:val="Emphasis"/>
          <w:i w:val="0"/>
          <w:iCs w:val="0"/>
        </w:rPr>
      </w:pPr>
      <w:bookmarkStart w:id="16" w:name="_Toc319857991"/>
      <w:r w:rsidRPr="000D04F2">
        <w:rPr>
          <w:rStyle w:val="Emphasis"/>
          <w:i w:val="0"/>
          <w:iCs w:val="0"/>
        </w:rPr>
        <w:t>Known Supported Platforms</w:t>
      </w:r>
    </w:p>
    <w:bookmarkEnd w:id="16"/>
    <w:p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rsidR="000D04F2" w:rsidRPr="000D04F2" w:rsidRDefault="000D04F2" w:rsidP="000D04F2">
      <w:pPr>
        <w:pStyle w:val="ListParagraph"/>
        <w:numPr>
          <w:ilvl w:val="0"/>
          <w:numId w:val="29"/>
        </w:numPr>
        <w:rPr>
          <w:rStyle w:val="Emphasis"/>
          <w:i w:val="0"/>
          <w:iCs w:val="0"/>
        </w:rPr>
      </w:pPr>
      <w:r>
        <w:rPr>
          <w:rStyle w:val="Emphasis"/>
          <w:i w:val="0"/>
          <w:iCs w:val="0"/>
        </w:rPr>
        <w:t>Solaris 10</w:t>
      </w:r>
    </w:p>
    <w:p w:rsidR="00792765" w:rsidRDefault="00920C94" w:rsidP="00BE7B76">
      <w:pPr>
        <w:pStyle w:val="Heading2"/>
        <w:numPr>
          <w:ilvl w:val="1"/>
          <w:numId w:val="5"/>
        </w:numPr>
      </w:pPr>
      <w:bookmarkStart w:id="17" w:name="_Toc319857992"/>
      <w:proofErr w:type="gramStart"/>
      <w:r>
        <w:t>unix</w:t>
      </w:r>
      <w:r w:rsidR="00792765">
        <w:t>-def:</w:t>
      </w:r>
      <w:proofErr w:type="gramEnd"/>
      <w:r w:rsidR="00792765">
        <w:t>file_</w:t>
      </w:r>
      <w:r w:rsidR="00792765" w:rsidRPr="00B429BF">
        <w:t>object</w:t>
      </w:r>
      <w:bookmarkEnd w:id="17"/>
    </w:p>
    <w:p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 xml:space="preserve">all UNIX file types (directory, regular file, character device, block device, </w:t>
      </w:r>
      <w:proofErr w:type="gramStart"/>
      <w:r w:rsidR="00F54791">
        <w:t>fifo</w:t>
      </w:r>
      <w:proofErr w:type="gramEnd"/>
      <w:r w:rsidR="00F54791">
        <w:t>, symbolic link, and socket)</w:t>
      </w:r>
      <w:r>
        <w:t>.</w:t>
      </w:r>
      <w:r w:rsidR="006C110C">
        <w:t xml:space="preserve"> The set of files to be evaluated may be identified with either a complete filepath or a path and filename. Only one of these options may be selected.</w:t>
      </w:r>
    </w:p>
    <w:p w:rsidR="00792765" w:rsidRDefault="00960DE9" w:rsidP="00792765">
      <w:pPr>
        <w:jc w:val="center"/>
      </w:pPr>
      <w:r>
        <w:object w:dxaOrig="7587" w:dyaOrig="3753">
          <v:shape id="_x0000_i1026" type="#_x0000_t75" style="width:379.4pt;height:189.3pt" o:ole="">
            <v:imagedata r:id="rId14" o:title=""/>
          </v:shape>
          <o:OLEObject Type="Embed" ProgID="Visio.Drawing.11" ShapeID="_x0000_i1026" DrawAspect="Content" ObjectID="_1404228158" r:id="rId15"/>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pPr>
              <w:jc w:val="center"/>
              <w:rPr>
                <w:b w:val="0"/>
                <w:bCs w:val="0"/>
              </w:rPr>
            </w:pPr>
            <w:r>
              <w:t>Property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s</w:t>
            </w:r>
            <w:r w:rsidR="00792765">
              <w:t>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 xml:space="preserve">MUST NOT </w:t>
            </w:r>
            <w:proofErr w:type="gramStart"/>
            <w:r>
              <w:t>be</w:t>
            </w:r>
            <w:proofErr w:type="gramEnd"/>
            <w:r>
              <w:t xml:space="preserve"> specified</w:t>
            </w:r>
            <w:r w:rsidR="006C110C">
              <w:t xml:space="preserve"> when this property is specified.</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t>behaviors</w:t>
            </w:r>
          </w:p>
        </w:tc>
        <w:tc>
          <w:tcPr>
            <w:tcW w:w="0" w:type="auto"/>
          </w:tcPr>
          <w:p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9676C4" w:rsidRDefault="00792765" w:rsidP="009B4965">
            <w:r>
              <w:t>filepath</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 xml:space="preserve">MUST NOT </w:t>
            </w:r>
            <w:proofErr w:type="gramStart"/>
            <w:r w:rsidRPr="004A31A8">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w:t>
            </w:r>
            <w:proofErr w:type="gramStart"/>
            <w:r>
              <w:rPr>
                <w:rFonts w:cstheme="minorHAnsi"/>
                <w:color w:val="000000"/>
              </w:rPr>
              <w:t>be</w:t>
            </w:r>
            <w:proofErr w:type="gramEnd"/>
            <w:r>
              <w:rPr>
                <w:rFonts w:cstheme="minorHAnsi"/>
                <w:color w:val="000000"/>
              </w:rPr>
              <w:t xml:space="preserve"> set to ‘defined’ when a pattern match is used with a filepath property.</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p</w:t>
            </w:r>
            <w:r w:rsidR="00792765">
              <w:t>ath</w:t>
            </w:r>
          </w:p>
        </w:tc>
        <w:tc>
          <w:tcPr>
            <w:tcW w:w="0" w:type="auto"/>
          </w:tcPr>
          <w:p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w:t>
            </w:r>
            <w:proofErr w:type="gramStart"/>
            <w:r w:rsidRPr="007D1799">
              <w:rPr>
                <w:rFonts w:cstheme="minorHAnsi"/>
                <w:color w:val="000000"/>
              </w:rPr>
              <w:t>be</w:t>
            </w:r>
            <w:proofErr w:type="gramEnd"/>
            <w:r w:rsidRPr="007D1799">
              <w:rPr>
                <w:rFonts w:cstheme="minorHAnsi"/>
                <w:color w:val="000000"/>
              </w:rPr>
              <w:t xml:space="preserve"> specified </w:t>
            </w:r>
            <w:r w:rsidR="00036BC6" w:rsidRPr="007D1799">
              <w:rPr>
                <w:rFonts w:cstheme="minorHAnsi"/>
                <w:color w:val="000000"/>
              </w:rPr>
              <w:t>when this property is specified.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Also, the recurse_file_system behavior MUST NOT </w:t>
            </w:r>
            <w:proofErr w:type="gramStart"/>
            <w:r>
              <w:rPr>
                <w:rFonts w:cstheme="minorHAnsi"/>
                <w:color w:val="000000"/>
              </w:rPr>
              <w:t>be</w:t>
            </w:r>
            <w:proofErr w:type="gramEnd"/>
            <w:r>
              <w:rPr>
                <w:rFonts w:cstheme="minorHAnsi"/>
                <w:color w:val="000000"/>
              </w:rPr>
              <w:t xml:space="preserve"> set to ‘defined’ when a pattern match is used with a path property.</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t>filename</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810AEC">
              <w:rPr>
                <w:rFonts w:cstheme="minorHAnsi"/>
                <w:b/>
                <w:color w:val="000000"/>
              </w:rPr>
              <w:t>xsi:</w:t>
            </w:r>
            <w:proofErr w:type="gramEnd"/>
            <w:r w:rsidRPr="00810AEC">
              <w:rPr>
                <w:rFonts w:cstheme="minorHAnsi"/>
                <w:b/>
                <w:color w:val="000000"/>
              </w:rPr>
              <w:t>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036BC6" w:rsidP="009B4965">
            <w:r>
              <w:t>f</w:t>
            </w:r>
            <w:r w:rsidR="00792765">
              <w:t>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rsidR="00792765" w:rsidRDefault="00792765" w:rsidP="00792765"/>
    <w:p w:rsidR="00792765" w:rsidRDefault="00036BC6" w:rsidP="00BE7B76">
      <w:pPr>
        <w:pStyle w:val="Heading2"/>
        <w:numPr>
          <w:ilvl w:val="1"/>
          <w:numId w:val="5"/>
        </w:numPr>
      </w:pPr>
      <w:bookmarkStart w:id="18" w:name="_Toc319857993"/>
      <w:proofErr w:type="gramStart"/>
      <w:r>
        <w:t>unix</w:t>
      </w:r>
      <w:r w:rsidR="00792765">
        <w:t>-def:</w:t>
      </w:r>
      <w:proofErr w:type="gramEnd"/>
      <w:r w:rsidR="00792765">
        <w:t>FileBehaviors</w:t>
      </w:r>
      <w:bookmarkEnd w:id="18"/>
    </w:p>
    <w:p w:rsidR="00792765" w:rsidRDefault="00792765" w:rsidP="00792765">
      <w:pPr>
        <w:rPr>
          <w:ins w:id="19" w:author="Haynes, Dan" w:date="2012-03-18T17:28:00Z"/>
        </w:rPr>
      </w:pPr>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jc w:val="center"/>
              <w:rPr>
                <w:rFonts w:cstheme="minorHAnsi"/>
                <w:b w:val="0"/>
                <w:bCs w:val="0"/>
              </w:rPr>
            </w:pPr>
            <w:r w:rsidRPr="00B5129E">
              <w:rPr>
                <w:rFonts w:cstheme="minorHAnsi"/>
              </w:rPr>
              <w:t>Attribute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max_depth</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036BC6" w:rsidRPr="00B5129E" w:rsidRDefault="00036BC6" w:rsidP="009B4965">
            <w:pPr>
              <w:rPr>
                <w:rFonts w:cstheme="minorHAnsi"/>
              </w:rPr>
            </w:pPr>
            <w:r>
              <w:rPr>
                <w:rFonts w:cstheme="minorHAnsi"/>
              </w:rPr>
              <w:t>recurse</w:t>
            </w: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rsidR="00C7740B" w:rsidRP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b/>
                <w:i/>
                <w:color w:val="000000"/>
                <w:sz w:val="24"/>
                <w:szCs w:val="24"/>
              </w:rPr>
            </w:pPr>
            <w:r w:rsidRPr="00C7740B">
              <w:rPr>
                <w:rFonts w:cstheme="minorHAnsi"/>
                <w:b/>
                <w:i/>
                <w:color w:val="000000"/>
                <w:sz w:val="24"/>
                <w:szCs w:val="24"/>
              </w:rPr>
              <w:t>(DEP</w:t>
            </w:r>
            <w:r>
              <w:rPr>
                <w:rFonts w:cstheme="minorHAnsi"/>
                <w:b/>
                <w:i/>
                <w:color w:val="000000"/>
                <w:sz w:val="24"/>
                <w:szCs w:val="24"/>
              </w:rPr>
              <w:t>.</w:t>
            </w:r>
            <w:r w:rsidRPr="00C7740B">
              <w:rPr>
                <w:rFonts w:cstheme="minorHAnsi"/>
                <w:b/>
                <w:i/>
                <w:color w:val="000000"/>
                <w:sz w:val="24"/>
                <w:szCs w:val="24"/>
              </w:rPr>
              <w:t xml:space="preserve"> 5.4)</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C7740B">
              <w:rPr>
                <w:rFonts w:cstheme="minorHAnsi"/>
                <w:b/>
                <w:i/>
                <w:color w:val="000000"/>
                <w:sz w:val="24"/>
                <w:szCs w:val="24"/>
              </w:rPr>
              <w:t>(DEP</w:t>
            </w:r>
            <w:r>
              <w:rPr>
                <w:rFonts w:cstheme="minorHAnsi"/>
                <w:b/>
                <w:i/>
                <w:color w:val="000000"/>
                <w:sz w:val="24"/>
                <w:szCs w:val="24"/>
              </w:rPr>
              <w:t>.</w:t>
            </w:r>
            <w:r w:rsidRPr="00C7740B">
              <w:rPr>
                <w:rFonts w:cstheme="minorHAnsi"/>
                <w:b/>
                <w:i/>
                <w:color w:val="000000"/>
                <w:sz w:val="24"/>
                <w:szCs w:val="24"/>
              </w:rPr>
              <w:t xml:space="preserve"> 5.4)</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C7740B">
              <w:rPr>
                <w:rFonts w:cstheme="minorHAnsi"/>
                <w:b/>
                <w:i/>
                <w:color w:val="000000"/>
                <w:sz w:val="24"/>
                <w:szCs w:val="24"/>
              </w:rPr>
              <w:t>(DEP</w:t>
            </w:r>
            <w:r>
              <w:rPr>
                <w:rFonts w:cstheme="minorHAnsi"/>
                <w:b/>
                <w:i/>
                <w:color w:val="000000"/>
                <w:sz w:val="24"/>
                <w:szCs w:val="24"/>
              </w:rPr>
              <w:t>.</w:t>
            </w:r>
            <w:r w:rsidRPr="00C7740B">
              <w:rPr>
                <w:rFonts w:cstheme="minorHAnsi"/>
                <w:b/>
                <w:i/>
                <w:color w:val="000000"/>
                <w:sz w:val="24"/>
                <w:szCs w:val="24"/>
              </w:rPr>
              <w:t xml:space="preserve"> 5.4)</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Pr>
                <w:rFonts w:cstheme="minorHAnsi"/>
                <w:i/>
                <w:color w:val="000000"/>
                <w:sz w:val="24"/>
                <w:szCs w:val="24"/>
              </w:rPr>
              <w:t>none</w:t>
            </w:r>
            <w:proofErr w:type="gramEnd"/>
            <w:r>
              <w:rPr>
                <w:rFonts w:cstheme="minorHAnsi"/>
                <w:i/>
                <w:color w:val="000000"/>
                <w:sz w:val="24"/>
                <w:szCs w:val="24"/>
              </w:rPr>
              <w:t>'</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 xml:space="preserve">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w:t>
            </w:r>
            <w:r>
              <w:rPr>
                <w:rFonts w:cstheme="minorHAnsi"/>
                <w:color w:val="000000"/>
                <w:sz w:val="24"/>
                <w:szCs w:val="24"/>
              </w:rPr>
              <w:t>: Traverse via only symlinks.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r>
              <w:rPr>
                <w:rFonts w:cstheme="minorHAnsi"/>
                <w:i/>
                <w:color w:val="000000"/>
                <w:sz w:val="24"/>
                <w:szCs w:val="24"/>
              </w:rPr>
              <w:t>’</w:t>
            </w:r>
            <w:r>
              <w:rPr>
                <w:rFonts w:cstheme="minorHAnsi"/>
                <w:color w:val="000000"/>
                <w:sz w:val="24"/>
                <w:szCs w:val="24"/>
              </w:rPr>
              <w:t>: Traverse via only directories.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 xml:space="preserve"> and directories’</w:t>
            </w:r>
            <w:r>
              <w:rPr>
                <w:rFonts w:cstheme="minorHAnsi"/>
                <w:color w:val="000000"/>
                <w:sz w:val="24"/>
                <w:szCs w:val="24"/>
              </w:rPr>
              <w:t>: Traverse via both symlinks and directories.</w:t>
            </w:r>
          </w:p>
          <w:p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recurse_direction</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none</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00792765" w:rsidRPr="00C43D0E">
              <w:rPr>
                <w:rFonts w:eastAsiaTheme="minorHAnsi" w:cstheme="minorHAnsi"/>
                <w:color w:val="000000"/>
                <w:sz w:val="24"/>
                <w:szCs w:val="24"/>
              </w:rPr>
              <w:t>up</w:t>
            </w:r>
            <w:proofErr w:type="gramEnd"/>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down</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w:t>
            </w:r>
            <w:proofErr w:type="gramStart"/>
            <w:r>
              <w:rPr>
                <w:rFonts w:cstheme="minorHAnsi"/>
                <w:color w:val="000000"/>
                <w:sz w:val="24"/>
                <w:szCs w:val="24"/>
              </w:rPr>
              <w:t>be</w:t>
            </w:r>
            <w:proofErr w:type="gramEnd"/>
            <w:r>
              <w:rPr>
                <w:rFonts w:cstheme="minorHAnsi"/>
                <w:color w:val="000000"/>
                <w:sz w:val="24"/>
                <w:szCs w:val="24"/>
              </w:rPr>
              <w:t xml:space="preserv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recurse_file_system</w:t>
            </w:r>
          </w:p>
        </w:tc>
        <w:tc>
          <w:tcPr>
            <w:tcW w:w="0" w:type="auto"/>
          </w:tcPr>
          <w:p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all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Pr>
                <w:rFonts w:cstheme="minorHAnsi"/>
                <w:i/>
                <w:color w:val="000000"/>
                <w:sz w:val="24"/>
                <w:szCs w:val="24"/>
              </w:rPr>
              <w:t>l</w:t>
            </w:r>
            <w:r w:rsidR="00792765" w:rsidRPr="00C43D0E">
              <w:rPr>
                <w:rFonts w:eastAsiaTheme="minorHAnsi" w:cstheme="minorHAnsi"/>
                <w:i/>
                <w:color w:val="000000"/>
                <w:sz w:val="24"/>
                <w:szCs w:val="24"/>
              </w:rPr>
              <w:t>ocal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defined</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proofErr w:type="gramStart"/>
            <w:r w:rsidRPr="00C43D0E">
              <w:rPr>
                <w:rFonts w:eastAsiaTheme="minorHAnsi" w:cstheme="minorHAnsi"/>
                <w:color w:val="000000"/>
                <w:sz w:val="24"/>
                <w:szCs w:val="24"/>
              </w:rPr>
              <w:t>be</w:t>
            </w:r>
            <w:proofErr w:type="gramEnd"/>
            <w:r w:rsidRPr="00C43D0E">
              <w:rPr>
                <w:rFonts w:eastAsiaTheme="minorHAnsi" w:cstheme="minorHAnsi"/>
                <w:color w:val="000000"/>
                <w:sz w:val="24"/>
                <w:szCs w:val="24"/>
              </w:rPr>
              <w:t xml:space="preserv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rsidR="00792765" w:rsidRDefault="00792765" w:rsidP="00792765"/>
    <w:p w:rsidR="00792765" w:rsidRDefault="004E3B20" w:rsidP="00BE7B76">
      <w:pPr>
        <w:pStyle w:val="Heading2"/>
        <w:numPr>
          <w:ilvl w:val="1"/>
          <w:numId w:val="5"/>
        </w:numPr>
      </w:pPr>
      <w:bookmarkStart w:id="20" w:name="_Toc319857994"/>
      <w:proofErr w:type="gramStart"/>
      <w:r>
        <w:t>unix-def:</w:t>
      </w:r>
      <w:proofErr w:type="gramEnd"/>
      <w:r>
        <w:t>file</w:t>
      </w:r>
      <w:r w:rsidR="00792765">
        <w:t>_state</w:t>
      </w:r>
      <w:bookmarkEnd w:id="20"/>
    </w:p>
    <w:p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w:t>
      </w:r>
      <w:proofErr w:type="gramStart"/>
      <w:r w:rsidR="00E9250E">
        <w:t>each permission</w:t>
      </w:r>
      <w:proofErr w:type="gramEnd"/>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DC6539">
        <w:rPr>
          <w:b/>
        </w:rPr>
        <w:t>capitalized</w:t>
      </w:r>
      <w:r w:rsidR="00DC6539">
        <w:t xml:space="preserve"> letters</w:t>
      </w:r>
      <w:r w:rsidR="0078514C">
        <w:t xml:space="preserve"> (S and T)</w:t>
      </w:r>
      <w:r w:rsidR="00DC6539">
        <w:t xml:space="preserve"> indicate that the execute permission is OFF, whereas </w:t>
      </w:r>
      <w:r w:rsidR="00DC6539">
        <w:rPr>
          <w:b/>
        </w:rPr>
        <w:t>lowercase</w:t>
      </w:r>
      <w:r w:rsidR="00DC6539">
        <w:t xml:space="preserve"> letters indicate that the execute permission is ON</w:t>
      </w:r>
      <w:r w:rsidR="00DC6539">
        <w:rPr>
          <w:rStyle w:val="FootnoteReference"/>
        </w:rPr>
        <w:footnoteReference w:id="11"/>
      </w:r>
      <w:r w:rsidR="00DC6539">
        <w:t>.</w:t>
      </w:r>
    </w:p>
    <w:p w:rsidR="00792765" w:rsidRPr="00025742" w:rsidRDefault="00141318" w:rsidP="00792765">
      <w:pPr>
        <w:jc w:val="center"/>
      </w:pPr>
      <w:r>
        <w:object w:dxaOrig="3800" w:dyaOrig="7175">
          <v:shape id="_x0000_i1027" type="#_x0000_t75" style="width:189.3pt;height:357.55pt" o:ole="">
            <v:imagedata r:id="rId16" o:title=""/>
          </v:shape>
          <o:OLEObject Type="Embed" ProgID="Visio.Drawing.11" ShapeID="_x0000_i1027" DrawAspect="Content" ObjectID="_1404228159" r:id="rId1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pPr>
              <w:spacing w:after="200" w:line="276" w:lineRule="auto"/>
              <w:rPr>
                <w:rFonts w:eastAsiaTheme="minorHAnsi"/>
                <w:b w:val="0"/>
                <w:bCs w:val="0"/>
                <w:color w:val="auto"/>
                <w:lang w:bidi="ar-SA"/>
              </w:rPr>
            </w:pPr>
            <w:r>
              <w:t>Property</w:t>
            </w:r>
          </w:p>
        </w:tc>
        <w:tc>
          <w:tcPr>
            <w:tcW w:w="1550"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Pr="009676C4" w:rsidRDefault="00792765" w:rsidP="009B4965">
            <w:r>
              <w:t>filepath</w:t>
            </w:r>
          </w:p>
        </w:tc>
        <w:tc>
          <w:tcPr>
            <w:tcW w:w="1550"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792765" w:rsidRDefault="003B579A" w:rsidP="009B4965">
            <w:r>
              <w:t>p</w:t>
            </w:r>
            <w:r w:rsidR="00792765">
              <w:t>ath</w:t>
            </w:r>
          </w:p>
        </w:tc>
        <w:tc>
          <w:tcPr>
            <w:tcW w:w="1550"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r>
              <w:t>filename</w:t>
            </w:r>
          </w:p>
        </w:tc>
        <w:tc>
          <w:tcPr>
            <w:tcW w:w="1550"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certain UNIX commands.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3B579A"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t>type</w:t>
            </w:r>
          </w:p>
        </w:tc>
        <w:tc>
          <w:tcPr>
            <w:tcW w:w="1550"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t>group_id</w:t>
            </w:r>
          </w:p>
        </w:tc>
        <w:tc>
          <w:tcPr>
            <w:tcW w:w="1550"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9B4965">
            <w:r>
              <w:t>user_id</w:t>
            </w:r>
          </w:p>
        </w:tc>
        <w:tc>
          <w:tcPr>
            <w:tcW w:w="1550"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a_time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c_time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w:t>
            </w:r>
            <w:proofErr w:type="gramStart"/>
            <w:r w:rsidR="0078514C">
              <w:rPr>
                <w:rFonts w:cstheme="minorHAnsi"/>
                <w:color w:val="000000"/>
              </w:rPr>
              <w:t xml:space="preserve">or </w:t>
            </w:r>
            <w:r w:rsidR="000D7967">
              <w:rPr>
                <w:rFonts w:cstheme="minorHAnsi"/>
                <w:color w:val="000000"/>
              </w:rPr>
              <w:t xml:space="preserve"> </w:t>
            </w:r>
            <w:r w:rsidR="000D7967" w:rsidRPr="0078514C">
              <w:rPr>
                <w:rFonts w:ascii="Courier New" w:hAnsi="Courier New" w:cs="Courier New"/>
                <w:b/>
                <w:color w:val="000000"/>
              </w:rPr>
              <w:t>stat</w:t>
            </w:r>
            <w:proofErr w:type="gramEnd"/>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m_time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in seconds</w:t>
            </w:r>
            <w:proofErr w:type="gramStart"/>
            <w:r w:rsidR="00BA252E">
              <w:rPr>
                <w:rFonts w:cstheme="minorHAnsi"/>
                <w:color w:val="000000"/>
              </w:rPr>
              <w:t xml:space="preserve">, </w:t>
            </w:r>
            <w:r>
              <w:rPr>
                <w:rFonts w:cstheme="minorHAnsi"/>
                <w:color w:val="000000"/>
              </w:rPr>
              <w:t xml:space="preserve"> t</w:t>
            </w:r>
            <w:r w:rsidR="00BA252E">
              <w:rPr>
                <w:rFonts w:cstheme="minorHAnsi"/>
                <w:color w:val="000000"/>
              </w:rPr>
              <w:t>hat</w:t>
            </w:r>
            <w:proofErr w:type="gramEnd"/>
            <w:r w:rsidR="00BA252E">
              <w:rPr>
                <w:rFonts w:cstheme="minorHAnsi"/>
                <w:color w:val="000000"/>
              </w:rPr>
              <w:t xml:space="preserve">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936D6" w:rsidP="00BB5AE1">
            <w:r>
              <w:t>s</w:t>
            </w:r>
            <w:r w:rsidR="0098115D">
              <w:t>ize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9936D6" w:rsidP="00BB5AE1">
            <w:r>
              <w:t>s</w:t>
            </w:r>
            <w:r w:rsidR="00BA252E">
              <w:t>uid</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7A2864" w:rsidP="00BB5AE1">
            <w:r>
              <w:t>s</w:t>
            </w:r>
            <w:r w:rsidR="00BA252E">
              <w:t>gid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program runs with the gid (thus privileges) of the file’s group owner, rather than the calling user’s 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sticky</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uread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uwrite</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uexec</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gread</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gwrite</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gexec</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oread</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read this 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owrite</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7A2864" w:rsidP="00BB5AE1">
            <w:r>
              <w:t>o</w:t>
            </w:r>
            <w:r w:rsidR="00016C05">
              <w:t>exec</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has_extended_acl</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If the file or directory doesn’t have 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016C05" w:rsidP="00BE7B76">
      <w:pPr>
        <w:pStyle w:val="Heading2"/>
        <w:numPr>
          <w:ilvl w:val="1"/>
          <w:numId w:val="5"/>
        </w:numPr>
      </w:pPr>
      <w:bookmarkStart w:id="21" w:name="_Toc319857995"/>
      <w:proofErr w:type="gramStart"/>
      <w:r>
        <w:t>unix</w:t>
      </w:r>
      <w:r w:rsidR="00792765">
        <w:t>-sc:</w:t>
      </w:r>
      <w:proofErr w:type="gramEnd"/>
      <w:r w:rsidR="00792765">
        <w:t>file_item</w:t>
      </w:r>
      <w:bookmarkEnd w:id="21"/>
    </w:p>
    <w:p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w:t>
      </w:r>
      <w:proofErr w:type="gramStart"/>
      <w:r w:rsidR="00E9250E">
        <w:t>each permission</w:t>
      </w:r>
      <w:proofErr w:type="gramEnd"/>
      <w:r w:rsidR="00E9250E">
        <w:t xml:space="preserve">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DC6539">
        <w:rPr>
          <w:b/>
        </w:rPr>
        <w:t>capitalized</w:t>
      </w:r>
      <w:r w:rsidR="00E9250E">
        <w:t xml:space="preserve"> letters indicate that the execute permission is OFF, whereas </w:t>
      </w:r>
      <w:r w:rsidR="00E9250E">
        <w:rPr>
          <w:b/>
        </w:rPr>
        <w:t>lowercase</w:t>
      </w:r>
      <w:r w:rsidR="00E9250E">
        <w:t xml:space="preserve"> letters indicate that the execute permission is ON</w:t>
      </w:r>
      <w:r w:rsidR="00E9250E">
        <w:rPr>
          <w:rStyle w:val="FootnoteReference"/>
        </w:rPr>
        <w:footnoteReference w:id="34"/>
      </w:r>
      <w:r w:rsidR="00E9250E">
        <w:t>.</w:t>
      </w:r>
    </w:p>
    <w:p w:rsidR="00792765" w:rsidRPr="00025742" w:rsidRDefault="00141318" w:rsidP="00792765">
      <w:pPr>
        <w:jc w:val="center"/>
      </w:pPr>
      <w:r>
        <w:object w:dxaOrig="3737" w:dyaOrig="6145">
          <v:shape id="_x0000_i1028" type="#_x0000_t75" style="width:186.9pt;height:308.2pt" o:ole="">
            <v:imagedata r:id="rId18" o:title=""/>
          </v:shape>
          <o:OLEObject Type="Embed" ProgID="Visio.Drawing.11" ShapeID="_x0000_i1028" DrawAspect="Content" ObjectID="_1404228160" r:id="rId1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pPr>
              <w:spacing w:after="200" w:line="276" w:lineRule="auto"/>
              <w:rPr>
                <w:rFonts w:eastAsiaTheme="minorHAnsi"/>
                <w:b w:val="0"/>
                <w:bCs w:val="0"/>
                <w:color w:val="auto"/>
                <w:lang w:bidi="ar-SA"/>
              </w:rPr>
            </w:pPr>
            <w:r>
              <w:t>Property</w:t>
            </w:r>
          </w:p>
        </w:tc>
        <w:tc>
          <w:tcPr>
            <w:tcW w:w="1550"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Pr="009676C4" w:rsidRDefault="008C5325" w:rsidP="005056A3">
            <w:r>
              <w:t>filepath</w:t>
            </w:r>
          </w:p>
        </w:tc>
        <w:tc>
          <w:tcPr>
            <w:tcW w:w="1550" w:type="pct"/>
          </w:tcPr>
          <w:p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path</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filename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commands.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type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group_id</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user_id</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a_time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c_time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m_time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w:t>
            </w:r>
            <w:del w:id="22" w:author="Haynes, Dan" w:date="2012-03-18T18:13:00Z">
              <w:r w:rsidDel="00095DC4">
                <w:rPr>
                  <w:rFonts w:cstheme="minorHAnsi"/>
                  <w:color w:val="000000"/>
                </w:rPr>
                <w:delText xml:space="preserve"> </w:delText>
              </w:r>
            </w:del>
            <w:r>
              <w:rPr>
                <w:rFonts w:cstheme="minorHAnsi"/>
                <w:color w:val="000000"/>
              </w:rPr>
              <w:t xml:space="preserve">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size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suid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sgid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sticky</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gread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gwrite</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gexec</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has_extended_acl</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If the file or directory doesn’t have an ACL, or it matches 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792765" w:rsidP="00792765"/>
    <w:p w:rsidR="00792765" w:rsidRDefault="00792765" w:rsidP="00792765"/>
    <w:p w:rsidR="00792765" w:rsidRDefault="00792765" w:rsidP="00792765"/>
    <w:p w:rsidR="00792765" w:rsidRDefault="00792765" w:rsidP="00792765"/>
    <w:p w:rsidR="00792765" w:rsidRDefault="00B96D89" w:rsidP="00C545A3">
      <w:pPr>
        <w:pStyle w:val="Heading2"/>
        <w:numPr>
          <w:ilvl w:val="1"/>
          <w:numId w:val="6"/>
        </w:numPr>
      </w:pPr>
      <w:bookmarkStart w:id="23" w:name="_Toc319857996"/>
      <w:proofErr w:type="gramStart"/>
      <w:r>
        <w:t>unix</w:t>
      </w:r>
      <w:r w:rsidR="00792765">
        <w:t>-def:</w:t>
      </w:r>
      <w:proofErr w:type="gramEnd"/>
      <w:r>
        <w:t>uname_test</w:t>
      </w:r>
      <w:bookmarkEnd w:id="23"/>
    </w:p>
    <w:p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zero or more </w:t>
      </w:r>
      <w:r w:rsidR="00C553D0">
        <w:rPr>
          <w:rFonts w:ascii="Courier New" w:hAnsi="Courier New"/>
        </w:rPr>
        <w:t>uname</w:t>
      </w:r>
      <w:r w:rsidRPr="00A80F82">
        <w:rPr>
          <w:rFonts w:ascii="Courier New" w:hAnsi="Courier New"/>
        </w:rPr>
        <w:t>_states</w:t>
      </w:r>
      <w:r>
        <w:t>.</w:t>
      </w:r>
      <w:r>
        <w:br/>
      </w:r>
      <w:r w:rsidR="006D48BC">
        <w:object w:dxaOrig="6280" w:dyaOrig="3597">
          <v:shape id="_x0000_i1029" type="#_x0000_t75" style="width:314.7pt;height:180.4pt" o:ole="">
            <v:imagedata r:id="rId20" o:title=""/>
          </v:shape>
          <o:OLEObject Type="Embed" ProgID="Visio.Drawing.11" ShapeID="_x0000_i1029" DrawAspect="Content" ObjectID="_1404228161" r:id="rId21"/>
        </w:object>
      </w:r>
    </w:p>
    <w:p w:rsidR="00792765" w:rsidRDefault="00792765" w:rsidP="00BE7B76">
      <w:pPr>
        <w:pStyle w:val="Heading3"/>
        <w:numPr>
          <w:ilvl w:val="2"/>
          <w:numId w:val="6"/>
        </w:numPr>
        <w:rPr>
          <w:rStyle w:val="Emphasis"/>
          <w:i w:val="0"/>
        </w:rPr>
      </w:pPr>
      <w:bookmarkStart w:id="24" w:name="_Toc319857997"/>
      <w:r w:rsidRPr="00143ED0">
        <w:rPr>
          <w:rStyle w:val="Emphasis"/>
          <w:i w:val="0"/>
        </w:rPr>
        <w:t xml:space="preserve">Known </w:t>
      </w:r>
      <w:r>
        <w:rPr>
          <w:rStyle w:val="Emphasis"/>
          <w:i w:val="0"/>
        </w:rPr>
        <w:t>Supported Platforms</w:t>
      </w:r>
      <w:bookmarkEnd w:id="24"/>
    </w:p>
    <w:p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1"/>
        </w:numPr>
        <w:rPr>
          <w:rStyle w:val="Emphasis"/>
          <w:i w:val="0"/>
          <w:iCs w:val="0"/>
        </w:rPr>
      </w:pPr>
      <w:r>
        <w:rPr>
          <w:rStyle w:val="Emphasis"/>
          <w:i w:val="0"/>
          <w:iCs w:val="0"/>
        </w:rPr>
        <w:t>Solaris 10</w:t>
      </w:r>
    </w:p>
    <w:p w:rsidR="00124A56" w:rsidRPr="00124A56" w:rsidRDefault="00124A56" w:rsidP="00124A56"/>
    <w:p w:rsidR="00792765" w:rsidRDefault="00095DC4" w:rsidP="00BE7B76">
      <w:pPr>
        <w:pStyle w:val="Heading2"/>
        <w:numPr>
          <w:ilvl w:val="1"/>
          <w:numId w:val="6"/>
        </w:numPr>
      </w:pPr>
      <w:bookmarkStart w:id="25" w:name="_Toc319857998"/>
      <w:proofErr w:type="gramStart"/>
      <w:r>
        <w:t>unix-</w:t>
      </w:r>
      <w:r w:rsidR="00C553D0">
        <w:t>def:</w:t>
      </w:r>
      <w:proofErr w:type="gramEnd"/>
      <w:r w:rsidR="00C553D0">
        <w:t>uname</w:t>
      </w:r>
      <w:r w:rsidR="00792765">
        <w:t>_object</w:t>
      </w:r>
      <w:bookmarkEnd w:id="25"/>
      <w:r w:rsidR="00792765" w:rsidDel="00341AB3">
        <w:t xml:space="preserve"> </w:t>
      </w:r>
    </w:p>
    <w:p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rsidR="00792765" w:rsidRDefault="006D48BC" w:rsidP="00BB51C7">
      <w:r>
        <w:object w:dxaOrig="2941" w:dyaOrig="2121">
          <v:shape id="_x0000_i1030" type="#_x0000_t75" style="width:147.25pt;height:106pt" o:ole="">
            <v:imagedata r:id="rId22" o:title=""/>
          </v:shape>
          <o:OLEObject Type="Embed" ProgID="Visio.Drawing.11" ShapeID="_x0000_i1030" DrawAspect="Content" ObjectID="_1404228162" r:id="rId23"/>
        </w:object>
      </w:r>
    </w:p>
    <w:p w:rsidR="00792765" w:rsidRDefault="00095DC4" w:rsidP="00BE7B76">
      <w:pPr>
        <w:pStyle w:val="Heading2"/>
        <w:numPr>
          <w:ilvl w:val="1"/>
          <w:numId w:val="6"/>
        </w:numPr>
      </w:pPr>
      <w:bookmarkStart w:id="26" w:name="_Toc319857999"/>
      <w:proofErr w:type="gramStart"/>
      <w:r>
        <w:t>unix-</w:t>
      </w:r>
      <w:r w:rsidR="00BB51C7">
        <w:t>def:</w:t>
      </w:r>
      <w:proofErr w:type="gramEnd"/>
      <w:r w:rsidR="00BB51C7">
        <w:t>uname</w:t>
      </w:r>
      <w:r w:rsidR="00792765">
        <w:t>_state</w:t>
      </w:r>
      <w:bookmarkEnd w:id="26"/>
    </w:p>
    <w:p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rsidR="00792765" w:rsidRDefault="00F21FF6" w:rsidP="00124A56">
      <w:pPr>
        <w:jc w:val="center"/>
      </w:pPr>
      <w:r>
        <w:object w:dxaOrig="3705" w:dyaOrig="3529">
          <v:shape id="_x0000_i1031" type="#_x0000_t75" style="width:185.25pt;height:178pt" o:ole="">
            <v:imagedata r:id="rId24" o:title=""/>
          </v:shape>
          <o:OLEObject Type="Embed" ProgID="Visio.Drawing.11" ShapeID="_x0000_i1031" DrawAspect="Content" ObjectID="_1404228163" r:id="rId2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Pr="009676C4" w:rsidRDefault="00BB51C7" w:rsidP="009B4965">
            <w:r>
              <w:t>machine_class</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node_name</w:t>
            </w:r>
          </w:p>
        </w:tc>
        <w:tc>
          <w:tcPr>
            <w:tcW w:w="1551"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os_name</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os_release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os_version</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processor_type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792765" w:rsidRDefault="00095DC4" w:rsidP="00BE7B76">
      <w:pPr>
        <w:pStyle w:val="Heading2"/>
        <w:numPr>
          <w:ilvl w:val="1"/>
          <w:numId w:val="6"/>
        </w:numPr>
      </w:pPr>
      <w:bookmarkStart w:id="27" w:name="_Toc319858000"/>
      <w:proofErr w:type="gramStart"/>
      <w:r>
        <w:t>unix-</w:t>
      </w:r>
      <w:r w:rsidR="00792765">
        <w:t>sc:</w:t>
      </w:r>
      <w:proofErr w:type="gramEnd"/>
      <w:r w:rsidR="00F90E4A">
        <w:t>uname</w:t>
      </w:r>
      <w:r w:rsidR="00792765">
        <w:t>_item</w:t>
      </w:r>
      <w:bookmarkEnd w:id="27"/>
    </w:p>
    <w:p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rsidR="00792765" w:rsidRDefault="00792765" w:rsidP="00792765"/>
    <w:p w:rsidR="00792765" w:rsidRDefault="00E35DC2" w:rsidP="007E5117">
      <w:pPr>
        <w:jc w:val="center"/>
      </w:pPr>
      <w:r>
        <w:object w:dxaOrig="3692" w:dyaOrig="2881">
          <v:shape id="_x0000_i1032" type="#_x0000_t75" style="width:184.45pt;height:2in" o:ole="">
            <v:imagedata r:id="rId26" o:title=""/>
          </v:shape>
          <o:OLEObject Type="Embed" ProgID="Visio.Drawing.11" ShapeID="_x0000_i1032" DrawAspect="Content" ObjectID="_1404228164" r:id="rId2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Pr="009676C4" w:rsidRDefault="00F90E4A" w:rsidP="009613F7">
            <w:r>
              <w:t>machine_class</w:t>
            </w:r>
          </w:p>
        </w:tc>
        <w:tc>
          <w:tcPr>
            <w:tcW w:w="1551"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node_name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os_name</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os_release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os_version</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processor_type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1D36CD" w:rsidRDefault="001D36CD" w:rsidP="00792765"/>
    <w:p w:rsidR="00940206" w:rsidRDefault="00940206" w:rsidP="00792765"/>
    <w:p w:rsidR="00940206" w:rsidRDefault="00940206" w:rsidP="00792765"/>
    <w:p w:rsidR="00940206" w:rsidRDefault="00940206" w:rsidP="00940206">
      <w:pPr>
        <w:pStyle w:val="Heading2"/>
        <w:numPr>
          <w:ilvl w:val="1"/>
          <w:numId w:val="5"/>
        </w:numPr>
      </w:pPr>
      <w:bookmarkStart w:id="28" w:name="_Toc319858001"/>
      <w:proofErr w:type="gramStart"/>
      <w:r>
        <w:t>unix-def:</w:t>
      </w:r>
      <w:proofErr w:type="gramEnd"/>
      <w:r>
        <w:t>runlevel_test</w:t>
      </w:r>
      <w:bookmarkEnd w:id="28"/>
    </w:p>
    <w:p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C9489F">
        <w:rPr>
          <w:rFonts w:ascii="Courier New" w:hAnsi="Courier New" w:cs="Courier New"/>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 xml:space="preserve">su </w:t>
      </w:r>
      <w:proofErr w:type="gramStart"/>
      <w:r w:rsidR="00BA3BCB" w:rsidRPr="00A602F9">
        <w:rPr>
          <w:rFonts w:ascii="Courier New" w:hAnsi="Courier New" w:cs="Courier New"/>
          <w:b/>
          <w:color w:val="000000"/>
        </w:rPr>
        <w:t>-</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proofErr w:type="gramEnd"/>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rsidR="00940206" w:rsidRDefault="006146C9" w:rsidP="00940206">
      <w:pPr>
        <w:jc w:val="center"/>
      </w:pPr>
      <w:r>
        <w:object w:dxaOrig="6427" w:dyaOrig="3597">
          <v:shape id="_x0000_i1033" type="#_x0000_t75" style="width:321.15pt;height:180.4pt" o:ole="">
            <v:imagedata r:id="rId28" o:title=""/>
          </v:shape>
          <o:OLEObject Type="Embed" ProgID="Visio.Drawing.11" ShapeID="_x0000_i1033" DrawAspect="Content" ObjectID="_1404228165" r:id="rId29"/>
        </w:object>
      </w:r>
    </w:p>
    <w:p w:rsidR="00940206" w:rsidRDefault="00940206" w:rsidP="00940206">
      <w:pPr>
        <w:pStyle w:val="Heading3"/>
        <w:numPr>
          <w:ilvl w:val="2"/>
          <w:numId w:val="5"/>
        </w:numPr>
        <w:rPr>
          <w:rStyle w:val="Emphasis"/>
          <w:i w:val="0"/>
          <w:iCs w:val="0"/>
        </w:rPr>
      </w:pPr>
      <w:bookmarkStart w:id="29" w:name="_Toc319858002"/>
      <w:r w:rsidRPr="00124A56">
        <w:rPr>
          <w:rStyle w:val="Emphasis"/>
          <w:i w:val="0"/>
          <w:iCs w:val="0"/>
        </w:rPr>
        <w:t>Known Supported Platforms</w:t>
      </w:r>
      <w:bookmarkEnd w:id="29"/>
    </w:p>
    <w:p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2"/>
        </w:numPr>
        <w:rPr>
          <w:rStyle w:val="Emphasis"/>
          <w:i w:val="0"/>
          <w:iCs w:val="0"/>
        </w:rPr>
      </w:pPr>
      <w:r>
        <w:rPr>
          <w:rStyle w:val="Emphasis"/>
          <w:i w:val="0"/>
          <w:iCs w:val="0"/>
        </w:rPr>
        <w:t>Solaris 10</w:t>
      </w:r>
    </w:p>
    <w:p w:rsidR="00940206" w:rsidRDefault="00940206" w:rsidP="00940206">
      <w:pPr>
        <w:pStyle w:val="Heading2"/>
        <w:numPr>
          <w:ilvl w:val="1"/>
          <w:numId w:val="5"/>
        </w:numPr>
      </w:pPr>
      <w:bookmarkStart w:id="30" w:name="_Toc319858003"/>
      <w:proofErr w:type="gramStart"/>
      <w:r>
        <w:t>unix-def:</w:t>
      </w:r>
      <w:proofErr w:type="gramEnd"/>
      <w:r w:rsidR="009613F7">
        <w:t xml:space="preserve">runlevel </w:t>
      </w:r>
      <w:r>
        <w:t>_</w:t>
      </w:r>
      <w:r w:rsidRPr="00B429BF">
        <w:t>object</w:t>
      </w:r>
      <w:bookmarkEnd w:id="30"/>
    </w:p>
    <w:p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rsidR="00940206" w:rsidRDefault="006146C9" w:rsidP="00940206">
      <w:pPr>
        <w:jc w:val="center"/>
      </w:pPr>
      <w:r>
        <w:object w:dxaOrig="6828" w:dyaOrig="3560">
          <v:shape id="_x0000_i1034" type="#_x0000_t75" style="width:341.4pt;height:178pt" o:ole="">
            <v:imagedata r:id="rId30" o:title=""/>
          </v:shape>
          <o:OLEObject Type="Embed" ProgID="Visio.Drawing.11" ShapeID="_x0000_i1034" DrawAspect="Content" ObjectID="_1404228166" r:id="rId31"/>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pPr>
              <w:jc w:val="center"/>
              <w:rPr>
                <w:b w:val="0"/>
                <w:bCs w:val="0"/>
              </w:rPr>
            </w:pPr>
            <w:r>
              <w:t>Property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rsidR="00940206" w:rsidRDefault="00940206" w:rsidP="009613F7">
            <w:pPr>
              <w:cnfStyle w:val="000000100000" w:firstRow="0" w:lastRow="0" w:firstColumn="0" w:lastColumn="0" w:oddVBand="0" w:evenVBand="0" w:oddHBand="1" w:evenHBand="0" w:firstRowFirstColumn="0" w:firstRowLastColumn="0" w:lastRowFirstColumn="0" w:lastRowLastColumn="0"/>
            </w:pPr>
          </w:p>
          <w:p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Pr="009676C4" w:rsidRDefault="009613F7" w:rsidP="009613F7">
            <w:r>
              <w:t>service_name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14435D" w:rsidP="009613F7">
            <w:r>
              <w:t>runlevel</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940206" w:rsidRDefault="00940206" w:rsidP="00940206"/>
    <w:p w:rsidR="00940206" w:rsidRDefault="00940206" w:rsidP="00940206"/>
    <w:p w:rsidR="00940206" w:rsidRDefault="00940206" w:rsidP="00940206">
      <w:pPr>
        <w:pStyle w:val="Heading2"/>
        <w:numPr>
          <w:ilvl w:val="1"/>
          <w:numId w:val="5"/>
        </w:numPr>
      </w:pPr>
      <w:bookmarkStart w:id="31" w:name="_Toc319858004"/>
      <w:proofErr w:type="gramStart"/>
      <w:r>
        <w:t>unix-def</w:t>
      </w:r>
      <w:proofErr w:type="gramEnd"/>
      <w:r>
        <w:t>:</w:t>
      </w:r>
      <w:r w:rsidR="00DA27F7" w:rsidRPr="00DA27F7">
        <w:t xml:space="preserve"> </w:t>
      </w:r>
      <w:r w:rsidR="00DA27F7">
        <w:t>runlevel</w:t>
      </w:r>
      <w:r>
        <w:t>_state</w:t>
      </w:r>
      <w:bookmarkEnd w:id="31"/>
    </w:p>
    <w:p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rsidR="00940206" w:rsidRPr="00DC6539" w:rsidRDefault="00940206" w:rsidP="00940206"/>
    <w:p w:rsidR="00940206" w:rsidRPr="00025742" w:rsidRDefault="006146C9" w:rsidP="00940206">
      <w:pPr>
        <w:jc w:val="center"/>
      </w:pPr>
      <w:r>
        <w:object w:dxaOrig="3705" w:dyaOrig="3145">
          <v:shape id="_x0000_i1035" type="#_x0000_t75" style="width:185.25pt;height:157.75pt" o:ole="">
            <v:imagedata r:id="rId32" o:title=""/>
          </v:shape>
          <o:OLEObject Type="Embed" ProgID="Visio.Drawing.11" ShapeID="_x0000_i1035" DrawAspect="Content" ObjectID="_1404228167"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Pr="009676C4" w:rsidRDefault="00A116E3" w:rsidP="009613F7">
            <w:r>
              <w:t>service_name</w:t>
            </w:r>
          </w:p>
        </w:tc>
        <w:tc>
          <w:tcPr>
            <w:tcW w:w="1550"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runlevel</w:t>
            </w:r>
          </w:p>
        </w:tc>
        <w:tc>
          <w:tcPr>
            <w:tcW w:w="1550"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start</w:t>
            </w:r>
          </w:p>
        </w:tc>
        <w:tc>
          <w:tcPr>
            <w:tcW w:w="1550" w:type="pct"/>
          </w:tcPr>
          <w:p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kill</w:t>
            </w:r>
          </w:p>
        </w:tc>
        <w:tc>
          <w:tcPr>
            <w:tcW w:w="1550" w:type="pct"/>
          </w:tcPr>
          <w:p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Pr>
        <w:pStyle w:val="Heading2"/>
        <w:numPr>
          <w:ilvl w:val="1"/>
          <w:numId w:val="5"/>
        </w:numPr>
      </w:pPr>
      <w:bookmarkStart w:id="32" w:name="_Toc319858005"/>
      <w:proofErr w:type="gramStart"/>
      <w:r>
        <w:t>unix-sc:</w:t>
      </w:r>
      <w:proofErr w:type="gramEnd"/>
      <w:r w:rsidR="00A116E3">
        <w:t>runlevel</w:t>
      </w:r>
      <w:r>
        <w:t>_item</w:t>
      </w:r>
      <w:bookmarkEnd w:id="32"/>
    </w:p>
    <w:p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rsidR="00940206" w:rsidRPr="00025742" w:rsidRDefault="00640693" w:rsidP="00940206">
      <w:pPr>
        <w:jc w:val="center"/>
      </w:pPr>
      <w:r>
        <w:object w:dxaOrig="3532" w:dyaOrig="2497">
          <v:shape id="_x0000_i1036" type="#_x0000_t75" style="width:178pt;height:124.6pt" o:ole="">
            <v:imagedata r:id="rId34" o:title=""/>
          </v:shape>
          <o:OLEObject Type="Embed" ProgID="Visio.Drawing.11" ShapeID="_x0000_i1036" DrawAspect="Content" ObjectID="_1404228168" r:id="rId3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Pr="009676C4" w:rsidRDefault="00A116E3" w:rsidP="00C87313">
            <w:r>
              <w:t>service_name</w:t>
            </w:r>
          </w:p>
        </w:tc>
        <w:tc>
          <w:tcPr>
            <w:tcW w:w="1550" w:type="pct"/>
          </w:tcPr>
          <w:p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runlevel</w:t>
            </w:r>
          </w:p>
        </w:tc>
        <w:tc>
          <w:tcPr>
            <w:tcW w:w="1550" w:type="pct"/>
          </w:tcPr>
          <w:p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start</w:t>
            </w:r>
          </w:p>
        </w:tc>
        <w:tc>
          <w:tcPr>
            <w:tcW w:w="1550" w:type="pct"/>
          </w:tcPr>
          <w:p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runlevel.   </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kill</w:t>
            </w:r>
          </w:p>
        </w:tc>
        <w:tc>
          <w:tcPr>
            <w:tcW w:w="1550" w:type="pct"/>
          </w:tcPr>
          <w:p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 w:rsidR="00940206" w:rsidRDefault="00940206" w:rsidP="00940206"/>
    <w:p w:rsidR="00940206" w:rsidRDefault="00940206" w:rsidP="00940206"/>
    <w:p w:rsidR="00940206" w:rsidRDefault="00940206" w:rsidP="00940206"/>
    <w:p w:rsidR="00940206" w:rsidDel="00A956E7" w:rsidRDefault="00940206" w:rsidP="00792765">
      <w:pPr>
        <w:rPr>
          <w:del w:id="33" w:author="Haynes, Dan" w:date="2012-03-18T19:05:00Z"/>
        </w:rPr>
      </w:pPr>
    </w:p>
    <w:p w:rsidR="00940206" w:rsidDel="00A956E7" w:rsidRDefault="00940206" w:rsidP="00792765">
      <w:pPr>
        <w:rPr>
          <w:del w:id="34" w:author="Haynes, Dan" w:date="2012-03-18T19:05:00Z"/>
        </w:rPr>
      </w:pPr>
    </w:p>
    <w:p w:rsidR="00940206" w:rsidDel="00A956E7" w:rsidRDefault="00940206" w:rsidP="00792765">
      <w:pPr>
        <w:rPr>
          <w:del w:id="35" w:author="Haynes, Dan" w:date="2012-03-18T19:04:00Z"/>
        </w:rPr>
      </w:pPr>
    </w:p>
    <w:p w:rsidR="00940206" w:rsidDel="00A956E7" w:rsidRDefault="00940206" w:rsidP="00792765">
      <w:pPr>
        <w:rPr>
          <w:del w:id="36" w:author="Haynes, Dan" w:date="2012-03-18T19:04:00Z"/>
        </w:rPr>
      </w:pPr>
    </w:p>
    <w:p w:rsidR="00940206" w:rsidDel="00A956E7" w:rsidRDefault="00940206" w:rsidP="00792765">
      <w:pPr>
        <w:rPr>
          <w:del w:id="37" w:author="Haynes, Dan" w:date="2012-03-18T19:04:00Z"/>
        </w:rPr>
      </w:pPr>
    </w:p>
    <w:p w:rsidR="00940206" w:rsidDel="00A956E7" w:rsidRDefault="00940206" w:rsidP="00792765">
      <w:pPr>
        <w:rPr>
          <w:del w:id="38" w:author="Haynes, Dan" w:date="2012-03-18T19:04:00Z"/>
        </w:rPr>
      </w:pPr>
    </w:p>
    <w:p w:rsidR="00940206" w:rsidDel="00A956E7" w:rsidRDefault="00940206" w:rsidP="00792765">
      <w:pPr>
        <w:rPr>
          <w:del w:id="39" w:author="Haynes, Dan" w:date="2012-03-18T19:04:00Z"/>
        </w:rPr>
      </w:pPr>
    </w:p>
    <w:p w:rsidR="00940206" w:rsidDel="00A956E7" w:rsidRDefault="00940206" w:rsidP="00792765">
      <w:pPr>
        <w:rPr>
          <w:del w:id="40" w:author="Haynes, Dan" w:date="2012-03-18T19:04:00Z"/>
        </w:rPr>
      </w:pPr>
    </w:p>
    <w:p w:rsidR="00940206" w:rsidDel="00A956E7" w:rsidRDefault="00940206" w:rsidP="00792765">
      <w:pPr>
        <w:rPr>
          <w:del w:id="41" w:author="Haynes, Dan" w:date="2012-03-18T19:04:00Z"/>
        </w:rPr>
      </w:pPr>
    </w:p>
    <w:p w:rsidR="00940206" w:rsidDel="00A956E7" w:rsidRDefault="00940206" w:rsidP="00792765">
      <w:pPr>
        <w:rPr>
          <w:del w:id="42" w:author="Haynes, Dan" w:date="2012-03-18T19:04:00Z"/>
        </w:rPr>
      </w:pPr>
    </w:p>
    <w:p w:rsidR="00940206" w:rsidDel="00A956E7" w:rsidRDefault="00940206" w:rsidP="00792765">
      <w:pPr>
        <w:rPr>
          <w:del w:id="43" w:author="Haynes, Dan" w:date="2012-03-18T19:04:00Z"/>
        </w:rPr>
      </w:pPr>
    </w:p>
    <w:p w:rsidR="00940206" w:rsidDel="00A956E7" w:rsidRDefault="00940206" w:rsidP="00792765">
      <w:pPr>
        <w:rPr>
          <w:del w:id="44" w:author="Haynes, Dan" w:date="2012-03-18T19:04:00Z"/>
        </w:rPr>
      </w:pPr>
    </w:p>
    <w:p w:rsidR="00940206" w:rsidDel="00A956E7" w:rsidRDefault="00940206" w:rsidP="00792765">
      <w:pPr>
        <w:rPr>
          <w:del w:id="45" w:author="Haynes, Dan" w:date="2012-03-18T19:04:00Z"/>
        </w:rPr>
      </w:pPr>
    </w:p>
    <w:p w:rsidR="00940206" w:rsidDel="00A956E7" w:rsidRDefault="00940206" w:rsidP="00792765">
      <w:pPr>
        <w:rPr>
          <w:del w:id="46" w:author="Haynes, Dan" w:date="2012-03-18T19:04:00Z"/>
        </w:rPr>
      </w:pPr>
    </w:p>
    <w:p w:rsidR="00940206" w:rsidDel="00A956E7" w:rsidRDefault="00940206" w:rsidP="00792765">
      <w:pPr>
        <w:rPr>
          <w:del w:id="47" w:author="Haynes, Dan" w:date="2012-03-18T19:04:00Z"/>
        </w:rPr>
      </w:pPr>
    </w:p>
    <w:p w:rsidR="00940206" w:rsidDel="00A956E7" w:rsidRDefault="00940206" w:rsidP="00792765">
      <w:pPr>
        <w:rPr>
          <w:del w:id="48" w:author="Haynes, Dan" w:date="2012-03-18T19:04:00Z"/>
        </w:rPr>
      </w:pPr>
    </w:p>
    <w:p w:rsidR="00940206" w:rsidDel="00A956E7" w:rsidRDefault="00940206" w:rsidP="00792765">
      <w:pPr>
        <w:rPr>
          <w:del w:id="49" w:author="Haynes, Dan" w:date="2012-03-18T19:04:00Z"/>
        </w:rPr>
      </w:pPr>
    </w:p>
    <w:p w:rsidR="00940206" w:rsidDel="00A956E7" w:rsidRDefault="00940206" w:rsidP="00792765">
      <w:pPr>
        <w:rPr>
          <w:del w:id="50" w:author="Haynes, Dan" w:date="2012-03-18T19:04:00Z"/>
        </w:rPr>
      </w:pPr>
    </w:p>
    <w:p w:rsidR="00940206" w:rsidDel="00A956E7" w:rsidRDefault="00940206" w:rsidP="00792765">
      <w:pPr>
        <w:rPr>
          <w:del w:id="51" w:author="Haynes, Dan" w:date="2012-03-18T19:04:00Z"/>
        </w:rPr>
      </w:pPr>
    </w:p>
    <w:p w:rsidR="00940206" w:rsidDel="00A956E7" w:rsidRDefault="00940206" w:rsidP="00792765">
      <w:pPr>
        <w:rPr>
          <w:del w:id="52" w:author="Haynes, Dan" w:date="2012-03-18T19:04:00Z"/>
        </w:rPr>
      </w:pPr>
    </w:p>
    <w:p w:rsidR="0073018D" w:rsidDel="00A956E7" w:rsidRDefault="0073018D" w:rsidP="00792765">
      <w:pPr>
        <w:rPr>
          <w:del w:id="53" w:author="Haynes, Dan" w:date="2012-03-18T19:04:00Z"/>
        </w:rPr>
      </w:pPr>
    </w:p>
    <w:p w:rsidR="0073018D" w:rsidDel="00A956E7" w:rsidRDefault="0073018D" w:rsidP="00792765">
      <w:pPr>
        <w:rPr>
          <w:del w:id="54" w:author="Haynes, Dan" w:date="2012-03-18T19:04:00Z"/>
        </w:rPr>
      </w:pPr>
    </w:p>
    <w:p w:rsidR="0073018D" w:rsidDel="00A956E7" w:rsidRDefault="0073018D" w:rsidP="00792765">
      <w:pPr>
        <w:rPr>
          <w:del w:id="55" w:author="Haynes, Dan" w:date="2012-03-18T19:05:00Z"/>
        </w:rPr>
      </w:pPr>
    </w:p>
    <w:p w:rsidR="0073018D" w:rsidDel="00A956E7" w:rsidRDefault="0073018D" w:rsidP="00792765">
      <w:pPr>
        <w:rPr>
          <w:del w:id="56" w:author="Haynes, Dan" w:date="2012-03-18T19:05:00Z"/>
        </w:rPr>
      </w:pPr>
    </w:p>
    <w:p w:rsidR="0073018D" w:rsidDel="00A956E7" w:rsidRDefault="0073018D" w:rsidP="00792765">
      <w:pPr>
        <w:rPr>
          <w:del w:id="57" w:author="Haynes, Dan" w:date="2012-03-18T19:05:00Z"/>
        </w:rPr>
      </w:pPr>
    </w:p>
    <w:p w:rsidR="0073018D" w:rsidDel="00A956E7" w:rsidRDefault="0073018D" w:rsidP="00792765">
      <w:pPr>
        <w:rPr>
          <w:del w:id="58" w:author="Haynes, Dan" w:date="2012-03-18T19:05:00Z"/>
        </w:rPr>
      </w:pPr>
    </w:p>
    <w:p w:rsidR="0073018D" w:rsidDel="00A956E7" w:rsidRDefault="0073018D" w:rsidP="00792765">
      <w:pPr>
        <w:rPr>
          <w:del w:id="59" w:author="Haynes, Dan" w:date="2012-03-18T19:05:00Z"/>
        </w:rPr>
      </w:pPr>
    </w:p>
    <w:p w:rsidR="0073018D" w:rsidDel="00A956E7" w:rsidRDefault="0073018D" w:rsidP="00792765">
      <w:pPr>
        <w:rPr>
          <w:del w:id="60" w:author="Haynes, Dan" w:date="2012-03-18T19:05:00Z"/>
        </w:rPr>
      </w:pPr>
    </w:p>
    <w:p w:rsidR="0073018D" w:rsidDel="00A956E7" w:rsidRDefault="0073018D" w:rsidP="0073018D">
      <w:pPr>
        <w:rPr>
          <w:del w:id="61" w:author="Haynes, Dan" w:date="2012-03-18T19:05:00Z"/>
        </w:rPr>
      </w:pPr>
    </w:p>
    <w:p w:rsidR="0073018D" w:rsidRDefault="0073018D" w:rsidP="0073018D">
      <w:pPr>
        <w:pStyle w:val="Heading2"/>
        <w:numPr>
          <w:ilvl w:val="1"/>
          <w:numId w:val="5"/>
        </w:numPr>
      </w:pPr>
      <w:bookmarkStart w:id="62" w:name="_Toc319858006"/>
      <w:proofErr w:type="gramStart"/>
      <w:r>
        <w:t>unix-def:</w:t>
      </w:r>
      <w:proofErr w:type="gramEnd"/>
      <w:r>
        <w:t>process_test</w:t>
      </w:r>
      <w:bookmarkEnd w:id="62"/>
    </w:p>
    <w:p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ins w:id="63" w:author="Haynes, Dan" w:date="2012-03-18T19:06:00Z">
        <w:r w:rsidR="00A956E7">
          <w:rPr>
            <w:rStyle w:val="apple-style-span"/>
            <w:rFonts w:cstheme="minorHAnsi"/>
            <w:color w:val="000000"/>
            <w:shd w:val="clear" w:color="auto" w:fill="FFFFFF"/>
          </w:rPr>
          <w:t xml:space="preserve"> </w:t>
        </w:r>
      </w:ins>
      <w:del w:id="64" w:author="Haynes, Dan" w:date="2012-03-18T19:06:00Z">
        <w:r w:rsidR="00AE4AE6" w:rsidDel="00A956E7">
          <w:rPr>
            <w:rStyle w:val="apple-style-span"/>
            <w:rFonts w:cstheme="minorHAnsi"/>
            <w:color w:val="000000"/>
            <w:shd w:val="clear" w:color="auto" w:fill="FFFFFF"/>
          </w:rPr>
          <w:delText xml:space="preserve"> </w:delText>
        </w:r>
      </w:del>
      <w:r w:rsidR="00AE4AE6">
        <w:rPr>
          <w:rStyle w:val="apple-style-span"/>
          <w:rFonts w:cstheme="minorHAnsi"/>
          <w:color w:val="000000"/>
          <w:shd w:val="clear" w:color="auto" w:fill="FFFFFF"/>
        </w:rPr>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rsidR="0073018D" w:rsidRDefault="002E19D8" w:rsidP="0073018D">
      <w:pPr>
        <w:jc w:val="center"/>
      </w:pPr>
      <w:r>
        <w:object w:dxaOrig="6329" w:dyaOrig="3597">
          <v:shape id="_x0000_i1037" type="#_x0000_t75" style="width:316.3pt;height:180.4pt" o:ole="">
            <v:imagedata r:id="rId36" o:title=""/>
          </v:shape>
          <o:OLEObject Type="Embed" ProgID="Visio.Drawing.11" ShapeID="_x0000_i1037" DrawAspect="Content" ObjectID="_1404228169" r:id="rId37"/>
        </w:object>
      </w:r>
    </w:p>
    <w:p w:rsidR="0073018D" w:rsidRDefault="0073018D" w:rsidP="0073018D">
      <w:pPr>
        <w:pStyle w:val="Heading3"/>
        <w:numPr>
          <w:ilvl w:val="2"/>
          <w:numId w:val="5"/>
        </w:numPr>
        <w:rPr>
          <w:rStyle w:val="Emphasis"/>
          <w:i w:val="0"/>
          <w:iCs w:val="0"/>
        </w:rPr>
      </w:pPr>
      <w:bookmarkStart w:id="65" w:name="_Toc319858007"/>
      <w:r w:rsidRPr="00124A56">
        <w:rPr>
          <w:rStyle w:val="Emphasis"/>
          <w:i w:val="0"/>
          <w:iCs w:val="0"/>
        </w:rPr>
        <w:t>Known Supported Platforms</w:t>
      </w:r>
      <w:bookmarkEnd w:id="65"/>
    </w:p>
    <w:p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3"/>
        </w:numPr>
        <w:rPr>
          <w:rStyle w:val="Emphasis"/>
          <w:i w:val="0"/>
          <w:iCs w:val="0"/>
        </w:rPr>
      </w:pPr>
      <w:r>
        <w:rPr>
          <w:rStyle w:val="Emphasis"/>
          <w:i w:val="0"/>
          <w:iCs w:val="0"/>
        </w:rPr>
        <w:t>Solaris 10</w:t>
      </w:r>
    </w:p>
    <w:p w:rsidR="0073018D" w:rsidRDefault="0073018D" w:rsidP="0073018D">
      <w:pPr>
        <w:pStyle w:val="Heading2"/>
        <w:numPr>
          <w:ilvl w:val="1"/>
          <w:numId w:val="5"/>
        </w:numPr>
      </w:pPr>
      <w:bookmarkStart w:id="66" w:name="_Toc319858008"/>
      <w:proofErr w:type="gramStart"/>
      <w:r>
        <w:t>unix-def:</w:t>
      </w:r>
      <w:proofErr w:type="gramEnd"/>
      <w:r>
        <w:t>process_</w:t>
      </w:r>
      <w:r w:rsidRPr="00B429BF">
        <w:t>object</w:t>
      </w:r>
      <w:bookmarkEnd w:id="66"/>
    </w:p>
    <w:p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rsidR="0073018D" w:rsidRDefault="002E19D8" w:rsidP="0073018D">
      <w:pPr>
        <w:jc w:val="center"/>
        <w:rPr>
          <w:ins w:id="67" w:author="Haynes, Dan" w:date="2012-03-18T19:07:00Z"/>
        </w:rPr>
      </w:pPr>
      <w:r>
        <w:object w:dxaOrig="5818" w:dyaOrig="3029">
          <v:shape id="_x0000_i1038" type="#_x0000_t75" style="width:290.45pt;height:151.3pt" o:ole="">
            <v:imagedata r:id="rId38" o:title=""/>
          </v:shape>
          <o:OLEObject Type="Embed" ProgID="Visio.Drawing.11" ShapeID="_x0000_i1038" DrawAspect="Content" ObjectID="_1404228170" r:id="rId39"/>
        </w:object>
      </w:r>
    </w:p>
    <w:p w:rsidR="00A956E7" w:rsidRDefault="00A956E7" w:rsidP="0073018D">
      <w:pPr>
        <w:jc w:val="center"/>
        <w:rPr>
          <w:ins w:id="68" w:author="Haynes, Dan" w:date="2012-03-18T19:07:00Z"/>
        </w:rPr>
      </w:pPr>
    </w:p>
    <w:p w:rsidR="00A956E7" w:rsidRDefault="00A956E7" w:rsidP="0073018D">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pPr>
              <w:jc w:val="center"/>
              <w:rPr>
                <w:b w:val="0"/>
                <w:bCs w:val="0"/>
              </w:rPr>
            </w:pPr>
            <w:r>
              <w:t>Property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pP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rsidTr="007A7188">
        <w:tc>
          <w:tcPr>
            <w:cnfStyle w:val="001000000000" w:firstRow="0" w:lastRow="0" w:firstColumn="1" w:lastColumn="0" w:oddVBand="0" w:evenVBand="0" w:oddHBand="0" w:evenHBand="0" w:firstRowFirstColumn="0" w:firstRowLastColumn="0" w:lastRowFirstColumn="0" w:lastRowLastColumn="0"/>
            <w:tcW w:w="0" w:type="auto"/>
          </w:tcPr>
          <w:p w:rsidR="0073018D" w:rsidRPr="009676C4" w:rsidRDefault="00485B8D" w:rsidP="007A7188">
            <w:r>
              <w:t>c</w:t>
            </w:r>
            <w:r w:rsidR="002D6EAD">
              <w:t>ommand</w:t>
            </w:r>
          </w:p>
        </w:tc>
        <w:tc>
          <w:tcPr>
            <w:tcW w:w="0" w:type="auto"/>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73018D" w:rsidRDefault="0073018D" w:rsidP="0073018D"/>
    <w:p w:rsidR="0073018D" w:rsidRDefault="0073018D" w:rsidP="0073018D"/>
    <w:p w:rsidR="0073018D" w:rsidRDefault="0073018D" w:rsidP="0073018D">
      <w:pPr>
        <w:pStyle w:val="Heading2"/>
        <w:numPr>
          <w:ilvl w:val="1"/>
          <w:numId w:val="5"/>
        </w:numPr>
      </w:pPr>
      <w:bookmarkStart w:id="69" w:name="_Toc319858009"/>
      <w:proofErr w:type="gramStart"/>
      <w:r>
        <w:t>unix-def:</w:t>
      </w:r>
      <w:proofErr w:type="gramEnd"/>
      <w:r w:rsidR="002D6EAD">
        <w:t>process</w:t>
      </w:r>
      <w:r>
        <w:t>_state</w:t>
      </w:r>
      <w:bookmarkEnd w:id="69"/>
    </w:p>
    <w:p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70"/>
      <w:r w:rsidR="00EA2877">
        <w:t>obtain information from /proc/%s/psinfo, where %s is the string</w:t>
      </w:r>
      <w:r w:rsidR="007174C4">
        <w:t xml:space="preserve"> (often a number)</w:t>
      </w:r>
      <w:r w:rsidR="00EA2877">
        <w:t xml:space="preserve"> </w:t>
      </w:r>
      <w:r w:rsidR="007174C4">
        <w:t>representing</w:t>
      </w:r>
      <w:r w:rsidR="00EA2877">
        <w:t xml:space="preserve"> the individual process</w:t>
      </w:r>
      <w:r w:rsidR="00EA2877">
        <w:rPr>
          <w:rStyle w:val="FootnoteReference"/>
        </w:rPr>
        <w:footnoteReference w:id="70"/>
      </w:r>
      <w:commentRangeEnd w:id="70"/>
      <w:r w:rsidR="00652688">
        <w:rPr>
          <w:rStyle w:val="CommentReference"/>
        </w:rPr>
        <w:commentReference w:id="70"/>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rsidR="0073018D" w:rsidRPr="00025742" w:rsidRDefault="00AE526B" w:rsidP="0073018D">
      <w:pPr>
        <w:jc w:val="center"/>
      </w:pPr>
      <w:r>
        <w:object w:dxaOrig="3817" w:dyaOrig="4297">
          <v:shape id="_x0000_i1039" type="#_x0000_t75" style="width:191.75pt;height:215.2pt" o:ole="">
            <v:imagedata r:id="rId41" o:title=""/>
          </v:shape>
          <o:OLEObject Type="Embed" ProgID="Visio.Drawing.11" ShapeID="_x0000_i1039" DrawAspect="Content" ObjectID="_1404228171"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73018D" w:rsidP="007A7188">
            <w:pPr>
              <w:spacing w:after="200" w:line="276" w:lineRule="auto"/>
              <w:rPr>
                <w:rFonts w:eastAsiaTheme="minorHAnsi"/>
                <w:b w:val="0"/>
                <w:bCs w:val="0"/>
                <w:color w:val="auto"/>
                <w:lang w:bidi="ar-SA"/>
              </w:rPr>
            </w:pPr>
            <w:r>
              <w:t>Property</w:t>
            </w:r>
          </w:p>
        </w:tc>
        <w:tc>
          <w:tcPr>
            <w:tcW w:w="1553"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Pr="009676C4" w:rsidRDefault="001D03DC" w:rsidP="002D6EAD">
            <w:r>
              <w:t>c</w:t>
            </w:r>
            <w:r w:rsidR="002D6EAD">
              <w:t>ommand</w:t>
            </w:r>
          </w:p>
        </w:tc>
        <w:tc>
          <w:tcPr>
            <w:tcW w:w="1553"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7A7188">
            <w:r>
              <w:t>exec_time</w:t>
            </w:r>
          </w:p>
        </w:tc>
        <w:tc>
          <w:tcPr>
            <w:tcW w:w="1553"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w:t>
            </w:r>
            <w:proofErr w:type="gramStart"/>
            <w:r w:rsidR="00FE152B" w:rsidRPr="00FE152B">
              <w:rPr>
                <w:rFonts w:cstheme="minorHAnsi"/>
                <w:color w:val="000000"/>
              </w:rPr>
              <w:t>]HH:MM:SS</w:t>
            </w:r>
            <w:proofErr w:type="gramEnd"/>
            <w:r w:rsidR="00FE152B" w:rsidRPr="00FE152B">
              <w:rPr>
                <w:rFonts w:cstheme="minorHAnsi"/>
                <w:color w:val="000000"/>
              </w:rPr>
              <w:t xml:space="preserve"> where DD is the number of days when execution time is 24 hours or more.</w:t>
            </w:r>
            <w:r>
              <w:rPr>
                <w:rFonts w:cstheme="minorHAnsi"/>
                <w:color w:val="000000"/>
              </w:rPr>
              <w:t xml:space="preserve"> </w:t>
            </w:r>
            <w:commentRangeStart w:id="71"/>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w:t>
            </w:r>
            <w:proofErr w:type="gramStart"/>
            <w:r w:rsidR="00652688">
              <w:rPr>
                <w:rFonts w:cstheme="minorHAnsi"/>
                <w:color w:val="000000"/>
                <w:highlight w:val="red"/>
              </w:rPr>
              <w:t>nice(</w:t>
            </w:r>
            <w:proofErr w:type="gramEnd"/>
            <w:r w:rsidR="00652688">
              <w:rPr>
                <w:rFonts w:cstheme="minorHAnsi"/>
                <w:color w:val="000000"/>
                <w:highlight w:val="red"/>
              </w:rPr>
              <w:t>) system call</w:t>
            </w:r>
            <w:r w:rsidRPr="00564FEE">
              <w:rPr>
                <w:rFonts w:cstheme="minorHAnsi"/>
                <w:color w:val="000000"/>
                <w:highlight w:val="red"/>
              </w:rPr>
              <w:t>.</w:t>
            </w:r>
            <w:r>
              <w:rPr>
                <w:rFonts w:cstheme="minorHAnsi"/>
                <w:color w:val="000000"/>
              </w:rPr>
              <w:t xml:space="preserve"> </w:t>
            </w:r>
            <w:commentRangeEnd w:id="71"/>
            <w:r w:rsidR="00876F93">
              <w:rPr>
                <w:rStyle w:val="CommentReference"/>
                <w:rFonts w:eastAsiaTheme="minorHAnsi"/>
                <w:lang w:bidi="ar-SA"/>
              </w:rPr>
              <w:commentReference w:id="71"/>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2D6EAD">
            <w:r>
              <w:t>pid</w:t>
            </w:r>
          </w:p>
        </w:tc>
        <w:tc>
          <w:tcPr>
            <w:tcW w:w="1553" w:type="pct"/>
          </w:tcPr>
          <w:p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ppid</w:t>
            </w:r>
          </w:p>
        </w:tc>
        <w:tc>
          <w:tcPr>
            <w:tcW w:w="1553" w:type="pct"/>
          </w:tcPr>
          <w:p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priority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72"/>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72"/>
            <w:r w:rsidR="004F67C2">
              <w:rPr>
                <w:rStyle w:val="CommentReference"/>
                <w:rFonts w:eastAsiaTheme="minorHAnsi"/>
                <w:lang w:bidi="ar-SA"/>
              </w:rPr>
              <w:commentReference w:id="72"/>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ruid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scheduling_class</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start_time</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tty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user_id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Pr>
        <w:pStyle w:val="Heading2"/>
        <w:numPr>
          <w:ilvl w:val="1"/>
          <w:numId w:val="5"/>
        </w:numPr>
      </w:pPr>
      <w:bookmarkStart w:id="73" w:name="_Toc319858010"/>
      <w:proofErr w:type="gramStart"/>
      <w:r>
        <w:t>unix-sc:</w:t>
      </w:r>
      <w:proofErr w:type="gramEnd"/>
      <w:r w:rsidR="00DC67FA">
        <w:t>process</w:t>
      </w:r>
      <w:r>
        <w:t>_item</w:t>
      </w:r>
      <w:bookmarkEnd w:id="73"/>
    </w:p>
    <w:p w:rsidR="0073018D" w:rsidRPr="00025742"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74"/>
      <w:r w:rsidR="0066369C">
        <w:t>obtain information from /proc/%s/psinfo, where %s is the string (often a number) representing the individual process</w:t>
      </w:r>
      <w:r w:rsidR="0066369C">
        <w:rPr>
          <w:rStyle w:val="FootnoteReference"/>
        </w:rPr>
        <w:footnoteReference w:id="72"/>
      </w:r>
      <w:commentRangeEnd w:id="74"/>
      <w:r w:rsidR="0066369C">
        <w:rPr>
          <w:rStyle w:val="CommentReference"/>
        </w:rPr>
        <w:commentReference w:id="74"/>
      </w:r>
      <w:r w:rsidR="0066369C">
        <w:t xml:space="preserve">.  An alternate name and command to access (with minimum effort) is provided for convenience as it relates to </w:t>
      </w:r>
      <w:r w:rsidR="0066369C" w:rsidRPr="007174C4">
        <w:rPr>
          <w:rFonts w:ascii="Courier New" w:hAnsi="Courier New" w:cs="Courier New"/>
          <w:b/>
        </w:rPr>
        <w:t>ps</w:t>
      </w:r>
      <w:r w:rsidR="0066369C" w:rsidRPr="006460F0">
        <w:rPr>
          <w:rFonts w:cstheme="minorHAnsi"/>
        </w:rPr>
        <w:t>'s</w:t>
      </w:r>
      <w:r w:rsidR="0066369C">
        <w:rPr>
          <w:rFonts w:ascii="Courier New" w:hAnsi="Courier New" w:cs="Courier New"/>
        </w:rPr>
        <w:t xml:space="preserve"> </w:t>
      </w:r>
      <w:r w:rsidR="0066369C" w:rsidRPr="006460F0">
        <w:rPr>
          <w:rFonts w:cstheme="minorHAnsi"/>
        </w:rPr>
        <w:t>output.</w:t>
      </w:r>
      <w:r w:rsidR="00AE526B">
        <w:object w:dxaOrig="3754" w:dyaOrig="3649">
          <v:shape id="_x0000_i1040" type="#_x0000_t75" style="width:187.7pt;height:182.85pt" o:ole="">
            <v:imagedata r:id="rId43" o:title=""/>
          </v:shape>
          <o:OLEObject Type="Embed" ProgID="Visio.Drawing.11" ShapeID="_x0000_i1040" DrawAspect="Content" ObjectID="_1404228172" r:id="rId4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3018D" w:rsidRDefault="0073018D" w:rsidP="007A7188">
            <w:pPr>
              <w:spacing w:after="200" w:line="276" w:lineRule="auto"/>
              <w:rPr>
                <w:rFonts w:eastAsiaTheme="minorHAnsi"/>
                <w:b w:val="0"/>
                <w:bCs w:val="0"/>
                <w:color w:val="auto"/>
                <w:lang w:bidi="ar-SA"/>
              </w:rPr>
            </w:pPr>
            <w:r>
              <w:t>Property</w:t>
            </w:r>
          </w:p>
        </w:tc>
        <w:tc>
          <w:tcPr>
            <w:tcW w:w="1550"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Pr="009676C4" w:rsidRDefault="00F638CA" w:rsidP="002A13E7">
            <w:r>
              <w:t>c</w:t>
            </w:r>
            <w:r w:rsidR="00CC4174">
              <w:t>ommand</w:t>
            </w:r>
          </w:p>
        </w:tc>
        <w:tc>
          <w:tcPr>
            <w:tcW w:w="1550" w:type="pct"/>
          </w:tcPr>
          <w:p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exec_time</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pid</w:t>
            </w:r>
          </w:p>
        </w:tc>
        <w:tc>
          <w:tcPr>
            <w:tcW w:w="1550" w:type="pct"/>
          </w:tcPr>
          <w:p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ppid</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priority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75"/>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nice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75"/>
            <w:r>
              <w:rPr>
                <w:rStyle w:val="CommentReference"/>
                <w:rFonts w:eastAsiaTheme="minorHAnsi"/>
                <w:lang w:bidi="ar-SA"/>
              </w:rPr>
              <w:commentReference w:id="75"/>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ruid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scheduling_class</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start_time</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tty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del w:id="76" w:author="Haynes, Dan" w:date="2012-03-18T19:16:00Z">
              <w:r w:rsidDel="001D03DC">
                <w:rPr>
                  <w:rFonts w:cstheme="minorHAnsi"/>
                  <w:color w:val="000000"/>
                </w:rPr>
                <w:delText>Accessable</w:delText>
              </w:r>
            </w:del>
            <w:ins w:id="77" w:author="Haynes, Dan" w:date="2012-03-18T19:16:00Z">
              <w:r w:rsidR="001D03DC">
                <w:rPr>
                  <w:rFonts w:cstheme="minorHAnsi"/>
                  <w:color w:val="000000"/>
                </w:rPr>
                <w:t>Accessible</w:t>
              </w:r>
            </w:ins>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user_id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Del="00485B8D" w:rsidRDefault="0073018D" w:rsidP="00792765">
      <w:pPr>
        <w:rPr>
          <w:del w:id="78" w:author="Haynes, Dan" w:date="2012-03-18T19:29:00Z"/>
        </w:rPr>
      </w:pPr>
    </w:p>
    <w:p w:rsidR="0073018D" w:rsidDel="00485B8D" w:rsidRDefault="0073018D" w:rsidP="00792765">
      <w:pPr>
        <w:rPr>
          <w:del w:id="79" w:author="Haynes, Dan" w:date="2012-03-18T19:29:00Z"/>
        </w:rPr>
      </w:pPr>
    </w:p>
    <w:p w:rsidR="0073018D" w:rsidDel="00485B8D" w:rsidRDefault="0073018D" w:rsidP="00792765">
      <w:pPr>
        <w:rPr>
          <w:del w:id="80" w:author="Haynes, Dan" w:date="2012-03-18T19:29:00Z"/>
        </w:rPr>
      </w:pPr>
    </w:p>
    <w:p w:rsidR="0073018D" w:rsidDel="00485B8D" w:rsidRDefault="0073018D" w:rsidP="00792765">
      <w:pPr>
        <w:rPr>
          <w:del w:id="81" w:author="Haynes, Dan" w:date="2012-03-18T19:29:00Z"/>
        </w:rPr>
      </w:pPr>
    </w:p>
    <w:p w:rsidR="0073018D" w:rsidDel="00485B8D" w:rsidRDefault="0073018D" w:rsidP="00792765">
      <w:pPr>
        <w:rPr>
          <w:del w:id="82" w:author="Haynes, Dan" w:date="2012-03-18T19:29:00Z"/>
        </w:rPr>
      </w:pPr>
    </w:p>
    <w:p w:rsidR="0073018D" w:rsidDel="00485B8D" w:rsidRDefault="0073018D" w:rsidP="00792765">
      <w:pPr>
        <w:rPr>
          <w:del w:id="83" w:author="Haynes, Dan" w:date="2012-03-18T19:29:00Z"/>
        </w:rPr>
      </w:pPr>
    </w:p>
    <w:p w:rsidR="0073018D" w:rsidDel="00485B8D" w:rsidRDefault="0073018D" w:rsidP="00792765">
      <w:pPr>
        <w:rPr>
          <w:del w:id="84" w:author="Haynes, Dan" w:date="2012-03-18T19:29:00Z"/>
        </w:rPr>
      </w:pPr>
    </w:p>
    <w:p w:rsidR="0073018D" w:rsidDel="00485B8D" w:rsidRDefault="0073018D" w:rsidP="00792765">
      <w:pPr>
        <w:rPr>
          <w:del w:id="85" w:author="Haynes, Dan" w:date="2012-03-18T19:29:00Z"/>
        </w:rPr>
      </w:pPr>
    </w:p>
    <w:p w:rsidR="0073018D" w:rsidDel="00485B8D" w:rsidRDefault="0073018D" w:rsidP="00792765">
      <w:pPr>
        <w:rPr>
          <w:del w:id="86" w:author="Haynes, Dan" w:date="2012-03-18T19:29:00Z"/>
        </w:rPr>
      </w:pPr>
    </w:p>
    <w:p w:rsidR="0073018D" w:rsidDel="00485B8D" w:rsidRDefault="0073018D" w:rsidP="00792765">
      <w:pPr>
        <w:rPr>
          <w:del w:id="87" w:author="Haynes, Dan" w:date="2012-03-18T19:29:00Z"/>
        </w:rPr>
      </w:pPr>
    </w:p>
    <w:p w:rsidR="004F7D33" w:rsidDel="00485B8D" w:rsidRDefault="004F7D33" w:rsidP="00792765">
      <w:pPr>
        <w:rPr>
          <w:del w:id="88" w:author="Haynes, Dan" w:date="2012-03-18T19:29:00Z"/>
        </w:rPr>
      </w:pPr>
    </w:p>
    <w:p w:rsidR="004F7D33" w:rsidDel="00485B8D" w:rsidRDefault="004F7D33" w:rsidP="00792765">
      <w:pPr>
        <w:rPr>
          <w:del w:id="89" w:author="Haynes, Dan" w:date="2012-03-18T19:29:00Z"/>
        </w:rPr>
      </w:pPr>
    </w:p>
    <w:p w:rsidR="004F7D33" w:rsidDel="00485B8D" w:rsidRDefault="004F7D33" w:rsidP="00792765">
      <w:pPr>
        <w:rPr>
          <w:del w:id="90" w:author="Haynes, Dan" w:date="2012-03-18T19:29:00Z"/>
        </w:rPr>
      </w:pPr>
    </w:p>
    <w:p w:rsidR="004F7D33" w:rsidDel="00485B8D" w:rsidRDefault="004F7D33" w:rsidP="00792765">
      <w:pPr>
        <w:rPr>
          <w:del w:id="91" w:author="Haynes, Dan" w:date="2012-03-18T19:29:00Z"/>
        </w:rPr>
      </w:pPr>
    </w:p>
    <w:p w:rsidR="004F7D33" w:rsidDel="00485B8D" w:rsidRDefault="004F7D33" w:rsidP="00792765">
      <w:pPr>
        <w:rPr>
          <w:del w:id="92" w:author="Haynes, Dan" w:date="2012-03-18T19:29:00Z"/>
        </w:rPr>
      </w:pPr>
    </w:p>
    <w:p w:rsidR="004F7D33" w:rsidDel="00485B8D" w:rsidRDefault="004F7D33" w:rsidP="00792765">
      <w:pPr>
        <w:rPr>
          <w:del w:id="93" w:author="Haynes, Dan" w:date="2012-03-18T19:29:00Z"/>
        </w:rPr>
      </w:pPr>
    </w:p>
    <w:p w:rsidR="004F7D33" w:rsidDel="00485B8D" w:rsidRDefault="004F7D33" w:rsidP="00792765">
      <w:pPr>
        <w:rPr>
          <w:del w:id="94" w:author="Haynes, Dan" w:date="2012-03-18T19:29:00Z"/>
        </w:rPr>
      </w:pPr>
    </w:p>
    <w:p w:rsidR="004F7D33" w:rsidDel="00485B8D" w:rsidRDefault="004F7D33" w:rsidP="00792765">
      <w:pPr>
        <w:rPr>
          <w:del w:id="95" w:author="Haynes, Dan" w:date="2012-03-18T19:29:00Z"/>
        </w:rPr>
      </w:pPr>
    </w:p>
    <w:p w:rsidR="004F7D33" w:rsidDel="00485B8D" w:rsidRDefault="004F7D33" w:rsidP="00792765">
      <w:pPr>
        <w:rPr>
          <w:del w:id="96" w:author="Haynes, Dan" w:date="2012-03-18T19:29:00Z"/>
        </w:rPr>
      </w:pPr>
    </w:p>
    <w:p w:rsidR="004F7D33" w:rsidDel="00485B8D" w:rsidRDefault="004F7D33" w:rsidP="00792765">
      <w:pPr>
        <w:rPr>
          <w:del w:id="97" w:author="Haynes, Dan" w:date="2012-03-18T19:29:00Z"/>
        </w:rPr>
      </w:pPr>
    </w:p>
    <w:p w:rsidR="004F7D33" w:rsidDel="00485B8D" w:rsidRDefault="004F7D33" w:rsidP="00792765">
      <w:pPr>
        <w:rPr>
          <w:del w:id="98" w:author="Haynes, Dan" w:date="2012-03-18T19:29:00Z"/>
        </w:rPr>
      </w:pPr>
    </w:p>
    <w:p w:rsidR="004F7D33" w:rsidDel="00485B8D" w:rsidRDefault="004F7D33" w:rsidP="00792765">
      <w:pPr>
        <w:rPr>
          <w:del w:id="99" w:author="Haynes, Dan" w:date="2012-03-18T19:29:00Z"/>
        </w:rPr>
      </w:pPr>
    </w:p>
    <w:p w:rsidR="004F7D33" w:rsidDel="00485B8D" w:rsidRDefault="004F7D33" w:rsidP="00792765">
      <w:pPr>
        <w:rPr>
          <w:del w:id="100" w:author="Haynes, Dan" w:date="2012-03-18T19:29:00Z"/>
        </w:rPr>
      </w:pPr>
    </w:p>
    <w:p w:rsidR="004F7D33" w:rsidDel="00485B8D" w:rsidRDefault="004F7D33" w:rsidP="00792765">
      <w:pPr>
        <w:rPr>
          <w:del w:id="101" w:author="Haynes, Dan" w:date="2012-03-18T19:29:00Z"/>
        </w:rPr>
      </w:pPr>
    </w:p>
    <w:p w:rsidR="004F7D33" w:rsidDel="00485B8D" w:rsidRDefault="004F7D33" w:rsidP="00792765">
      <w:pPr>
        <w:rPr>
          <w:del w:id="102" w:author="Haynes, Dan" w:date="2012-03-18T19:29:00Z"/>
        </w:rPr>
      </w:pPr>
    </w:p>
    <w:p w:rsidR="004F7D33" w:rsidDel="00485B8D" w:rsidRDefault="004F7D33" w:rsidP="00792765">
      <w:pPr>
        <w:rPr>
          <w:del w:id="103" w:author="Haynes, Dan" w:date="2012-03-18T19:29:00Z"/>
        </w:rPr>
      </w:pPr>
    </w:p>
    <w:p w:rsidR="004F7D33" w:rsidDel="00485B8D" w:rsidRDefault="004F7D33" w:rsidP="00792765">
      <w:pPr>
        <w:rPr>
          <w:del w:id="104" w:author="Haynes, Dan" w:date="2012-03-18T19:29:00Z"/>
        </w:rPr>
      </w:pPr>
    </w:p>
    <w:p w:rsidR="004F7D33" w:rsidDel="00485B8D" w:rsidRDefault="004F7D33" w:rsidP="004F7D33">
      <w:pPr>
        <w:rPr>
          <w:del w:id="105" w:author="Haynes, Dan" w:date="2012-03-18T19:29:00Z"/>
        </w:rPr>
      </w:pPr>
    </w:p>
    <w:p w:rsidR="004F7D33" w:rsidRDefault="004F7D33" w:rsidP="004F7D33">
      <w:pPr>
        <w:pStyle w:val="Heading2"/>
        <w:numPr>
          <w:ilvl w:val="1"/>
          <w:numId w:val="5"/>
        </w:numPr>
      </w:pPr>
      <w:bookmarkStart w:id="106" w:name="_Toc319858011"/>
      <w:proofErr w:type="gramStart"/>
      <w:r>
        <w:t>unix-def:</w:t>
      </w:r>
      <w:proofErr w:type="gramEnd"/>
      <w:r>
        <w:t>process58_test</w:t>
      </w:r>
      <w:bookmarkEnd w:id="106"/>
    </w:p>
    <w:p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rsidR="004F7D33" w:rsidRDefault="002E19D8" w:rsidP="004F7D33">
      <w:pPr>
        <w:jc w:val="center"/>
      </w:pPr>
      <w:r>
        <w:object w:dxaOrig="6596" w:dyaOrig="3597">
          <v:shape id="_x0000_i1041" type="#_x0000_t75" style="width:329.25pt;height:180.4pt" o:ole="">
            <v:imagedata r:id="rId45" o:title=""/>
          </v:shape>
          <o:OLEObject Type="Embed" ProgID="Visio.Drawing.11" ShapeID="_x0000_i1041" DrawAspect="Content" ObjectID="_1404228173" r:id="rId46"/>
        </w:object>
      </w:r>
    </w:p>
    <w:p w:rsidR="004F7D33" w:rsidRDefault="004F7D33" w:rsidP="004F7D33">
      <w:pPr>
        <w:pStyle w:val="Heading3"/>
        <w:numPr>
          <w:ilvl w:val="2"/>
          <w:numId w:val="5"/>
        </w:numPr>
        <w:rPr>
          <w:rStyle w:val="Emphasis"/>
          <w:i w:val="0"/>
          <w:iCs w:val="0"/>
          <w:highlight w:val="red"/>
        </w:rPr>
      </w:pPr>
      <w:bookmarkStart w:id="107" w:name="_Toc319858012"/>
      <w:commentRangeStart w:id="108"/>
      <w:r w:rsidRPr="007D1799">
        <w:rPr>
          <w:rStyle w:val="Emphasis"/>
          <w:i w:val="0"/>
          <w:iCs w:val="0"/>
          <w:highlight w:val="red"/>
        </w:rPr>
        <w:t>Known Supported Platforms</w:t>
      </w:r>
      <w:commentRangeEnd w:id="108"/>
      <w:r w:rsidRPr="007D1799">
        <w:rPr>
          <w:rStyle w:val="CommentReference"/>
          <w:rFonts w:asciiTheme="minorHAnsi" w:eastAsiaTheme="minorHAnsi" w:hAnsiTheme="minorHAnsi" w:cstheme="minorBidi"/>
          <w:b w:val="0"/>
          <w:bCs w:val="0"/>
          <w:color w:val="auto"/>
          <w:highlight w:val="red"/>
        </w:rPr>
        <w:commentReference w:id="108"/>
      </w:r>
      <w:bookmarkEnd w:id="107"/>
    </w:p>
    <w:p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rsidR="0095568F" w:rsidRPr="000D04F2" w:rsidRDefault="0095568F" w:rsidP="0095568F">
      <w:pPr>
        <w:pStyle w:val="ListParagraph"/>
        <w:numPr>
          <w:ilvl w:val="0"/>
          <w:numId w:val="34"/>
        </w:numPr>
        <w:rPr>
          <w:rStyle w:val="Emphasis"/>
          <w:i w:val="0"/>
          <w:iCs w:val="0"/>
        </w:rPr>
      </w:pPr>
      <w:r>
        <w:rPr>
          <w:rStyle w:val="Emphasis"/>
          <w:i w:val="0"/>
          <w:iCs w:val="0"/>
        </w:rPr>
        <w:t>Solaris 10</w:t>
      </w:r>
    </w:p>
    <w:p w:rsidR="004F7D33" w:rsidRDefault="004F7D33" w:rsidP="004F7D33">
      <w:pPr>
        <w:pStyle w:val="Heading2"/>
        <w:numPr>
          <w:ilvl w:val="1"/>
          <w:numId w:val="5"/>
        </w:numPr>
      </w:pPr>
      <w:bookmarkStart w:id="109" w:name="_Toc319858013"/>
      <w:proofErr w:type="gramStart"/>
      <w:r>
        <w:t>unix-def:</w:t>
      </w:r>
      <w:proofErr w:type="gramEnd"/>
      <w:r>
        <w:t>process58_</w:t>
      </w:r>
      <w:r w:rsidRPr="00B429BF">
        <w:t>object</w:t>
      </w:r>
      <w:bookmarkEnd w:id="109"/>
    </w:p>
    <w:p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proofErr w:type="gramStart"/>
      <w:r w:rsidR="002A13E7" w:rsidRPr="009E3619">
        <w:rPr>
          <w:rFonts w:cstheme="minorHAnsi"/>
        </w:rPr>
        <w:t>pid</w:t>
      </w:r>
      <w:proofErr w:type="gramEnd"/>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rsidR="004F7D33" w:rsidRDefault="008B7C9C" w:rsidP="004F7D33">
      <w:pPr>
        <w:jc w:val="center"/>
      </w:pPr>
      <w:r>
        <w:object w:dxaOrig="6079" w:dyaOrig="3660">
          <v:shape id="_x0000_i1042" type="#_x0000_t75" style="width:303.35pt;height:182.85pt" o:ole="">
            <v:imagedata r:id="rId47" o:title=""/>
          </v:shape>
          <o:OLEObject Type="Embed" ProgID="Visio.Drawing.11" ShapeID="_x0000_i1042" DrawAspect="Content" ObjectID="_1404228174"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pPr>
              <w:jc w:val="center"/>
              <w:rPr>
                <w:b w:val="0"/>
                <w:bCs w:val="0"/>
              </w:rPr>
            </w:pPr>
            <w:r>
              <w:t>Property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r>
              <w:t>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rsidR="004F7D33" w:rsidRDefault="004F7D33" w:rsidP="002A13E7">
            <w:pPr>
              <w:cnfStyle w:val="000000100000" w:firstRow="0" w:lastRow="0" w:firstColumn="0" w:lastColumn="0" w:oddVBand="0" w:evenVBand="0" w:oddHBand="1" w:evenHBand="0" w:firstRowFirstColumn="0" w:firstRowLastColumn="0" w:lastRowFirstColumn="0" w:lastRowLastColumn="0"/>
            </w:pPr>
          </w:p>
          <w:p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4F7D33" w:rsidRPr="009676C4" w:rsidRDefault="00F638CA" w:rsidP="002A13E7">
            <w:r>
              <w:t>c</w:t>
            </w:r>
            <w:r w:rsidR="004F7D33">
              <w:t>ommand</w:t>
            </w:r>
            <w:r>
              <w:t>_line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pid</w:t>
            </w:r>
          </w:p>
        </w:tc>
        <w:tc>
          <w:tcPr>
            <w:tcW w:w="0" w:type="auto"/>
          </w:tcPr>
          <w:p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4F7D33" w:rsidRDefault="004F7D33" w:rsidP="004F7D33"/>
    <w:p w:rsidR="004F7D33" w:rsidDel="00DA290F" w:rsidRDefault="004F7D33" w:rsidP="004F7D33">
      <w:pPr>
        <w:rPr>
          <w:del w:id="110" w:author="Haynes, Dan" w:date="2012-03-19T09:43:00Z"/>
        </w:rPr>
      </w:pPr>
    </w:p>
    <w:p w:rsidR="004F7D33" w:rsidRDefault="004F7D33" w:rsidP="004F7D33">
      <w:pPr>
        <w:pStyle w:val="Heading2"/>
        <w:numPr>
          <w:ilvl w:val="1"/>
          <w:numId w:val="5"/>
        </w:numPr>
      </w:pPr>
      <w:bookmarkStart w:id="111" w:name="_Toc319858014"/>
      <w:proofErr w:type="gramStart"/>
      <w:r>
        <w:t>unix-def</w:t>
      </w:r>
      <w:proofErr w:type="gramEnd"/>
      <w:r>
        <w:t>:</w:t>
      </w:r>
      <w:r w:rsidR="002A13E7" w:rsidRPr="002A13E7">
        <w:t xml:space="preserve"> </w:t>
      </w:r>
      <w:r w:rsidR="002A13E7">
        <w:t>process58</w:t>
      </w:r>
      <w:r>
        <w:t>_state</w:t>
      </w:r>
      <w:bookmarkEnd w:id="111"/>
    </w:p>
    <w:p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112"/>
      <w:r w:rsidR="0095568F">
        <w:t>obtain information from /proc/%s/psinfo, where %s is the string (often a number) representing the individual process</w:t>
      </w:r>
      <w:r w:rsidR="0095568F">
        <w:rPr>
          <w:rStyle w:val="FootnoteReference"/>
        </w:rPr>
        <w:footnoteReference w:id="77"/>
      </w:r>
      <w:commentRangeEnd w:id="112"/>
      <w:r w:rsidR="0095568F">
        <w:rPr>
          <w:rStyle w:val="CommentReference"/>
        </w:rPr>
        <w:commentReference w:id="112"/>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Pr="00025742" w:rsidRDefault="00AE526B" w:rsidP="0095568F">
      <w:pPr>
        <w:jc w:val="center"/>
      </w:pPr>
      <w:r>
        <w:object w:dxaOrig="4137" w:dyaOrig="5383">
          <v:shape id="_x0000_i1043" type="#_x0000_t75" style="width:207.9pt;height:269.4pt" o:ole="">
            <v:imagedata r:id="rId49" o:title=""/>
          </v:shape>
          <o:OLEObject Type="Embed" ProgID="Visio.Drawing.11" ShapeID="_x0000_i1043" DrawAspect="Content" ObjectID="_1404228175"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pPr>
              <w:spacing w:after="200" w:line="276" w:lineRule="auto"/>
              <w:rPr>
                <w:rFonts w:eastAsiaTheme="minorHAnsi"/>
                <w:b w:val="0"/>
                <w:bCs w:val="0"/>
                <w:color w:val="auto"/>
                <w:lang w:bidi="ar-SA"/>
              </w:rPr>
            </w:pPr>
            <w:r>
              <w:t>Property</w:t>
            </w:r>
          </w:p>
        </w:tc>
        <w:tc>
          <w:tcPr>
            <w:tcW w:w="1553"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Pr="009676C4" w:rsidRDefault="004F7D33" w:rsidP="002A13E7">
            <w:r>
              <w:t>command</w:t>
            </w:r>
          </w:p>
        </w:tc>
        <w:tc>
          <w:tcPr>
            <w:tcW w:w="1553"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exec_time</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113"/>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113"/>
            <w:r>
              <w:rPr>
                <w:rStyle w:val="CommentReference"/>
                <w:rFonts w:eastAsiaTheme="minorHAnsi"/>
                <w:lang w:bidi="ar-SA"/>
              </w:rPr>
              <w:commentReference w:id="113"/>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pid</w:t>
            </w:r>
          </w:p>
        </w:tc>
        <w:tc>
          <w:tcPr>
            <w:tcW w:w="1553"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ppid</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priority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ruid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scheduling_class</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start_time</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tty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user_id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4C4D88" w:rsidRDefault="001667DF" w:rsidP="002A13E7">
            <w:r w:rsidRPr="004C4D88">
              <w:t>exec_shield</w:t>
            </w:r>
          </w:p>
        </w:tc>
        <w:tc>
          <w:tcPr>
            <w:tcW w:w="1553" w:type="pct"/>
          </w:tcPr>
          <w:p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process.</w:t>
            </w:r>
            <w:r w:rsidR="008640B0" w:rsidRPr="004C4D88">
              <w:rPr>
                <w:rFonts w:cstheme="minorHAnsi"/>
                <w:color w:val="000000"/>
              </w:rPr>
              <w:t xml:space="preserve"> </w:t>
            </w:r>
          </w:p>
        </w:tc>
      </w:tr>
      <w:tr w:rsidR="001667DF" w:rsidRPr="009F2226" w:rsidTr="00C545A3">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t>loginuid</w:t>
            </w:r>
          </w:p>
        </w:tc>
        <w:tc>
          <w:tcPr>
            <w:tcW w:w="1553" w:type="pct"/>
          </w:tcPr>
          <w:p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 xml:space="preserve">The loginuid shows which account a user gained access to the system with. The /proc/XXXX/loginuid </w:t>
            </w:r>
            <w:proofErr w:type="gramStart"/>
            <w:r w:rsidRPr="00C3147F">
              <w:rPr>
                <w:rFonts w:cstheme="minorHAnsi"/>
                <w:color w:val="000000"/>
              </w:rPr>
              <w:t>shows</w:t>
            </w:r>
            <w:proofErr w:type="gramEnd"/>
            <w:r w:rsidRPr="00C3147F">
              <w:rPr>
                <w:rFonts w:cstheme="minorHAnsi"/>
                <w:color w:val="000000"/>
              </w:rPr>
              <w:t xml:space="preserve">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posix_capability</w:t>
            </w:r>
          </w:p>
        </w:tc>
        <w:tc>
          <w:tcPr>
            <w:tcW w:w="1553" w:type="pct"/>
          </w:tcPr>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selinux_domain_label</w:t>
            </w:r>
          </w:p>
        </w:tc>
        <w:tc>
          <w:tcPr>
            <w:tcW w:w="1553" w:type="pct"/>
          </w:tcPr>
          <w:p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w:t>
            </w:r>
            <w:proofErr w:type="gramStart"/>
            <w:r w:rsidR="00C545A3" w:rsidRPr="00417DA7">
              <w:rPr>
                <w:rFonts w:cstheme="minorHAnsi"/>
                <w:color w:val="000000"/>
              </w:rPr>
              <w:t xml:space="preserve">the  </w:t>
            </w:r>
            <w:r w:rsidR="00C545A3" w:rsidRPr="00631FFA">
              <w:rPr>
                <w:rFonts w:ascii="Courier New" w:hAnsi="Courier New" w:cs="Courier New"/>
                <w:b/>
                <w:color w:val="000000"/>
              </w:rPr>
              <w:t>secon</w:t>
            </w:r>
            <w:proofErr w:type="gramEnd"/>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t>session_id</w:t>
            </w:r>
          </w:p>
        </w:tc>
        <w:tc>
          <w:tcPr>
            <w:tcW w:w="1553"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rsidR="00DE6ED2" w:rsidRDefault="00C545A3" w:rsidP="00DE6ED2">
            <w:pPr>
              <w:cnfStyle w:val="000000100000" w:firstRow="0" w:lastRow="0" w:firstColumn="0" w:lastColumn="0" w:oddVBand="0" w:evenVBand="0" w:oddHBand="1" w:evenHBand="0" w:firstRowFirstColumn="0" w:firstRowLastColumn="0" w:lastRowFirstColumn="0" w:lastRowLastColumn="0"/>
              <w:rPr>
                <w:ins w:id="114" w:author="Haynes, Dan" w:date="2012-03-19T15:00:00Z"/>
                <w:rFonts w:cstheme="minorHAnsi"/>
                <w:color w:val="000000"/>
              </w:rPr>
            </w:pPr>
            <w:r w:rsidRPr="00417DA7">
              <w:rPr>
                <w:rFonts w:cstheme="minorHAnsi"/>
                <w:color w:val="000000"/>
              </w:rPr>
              <w:t>Alternate n</w:t>
            </w:r>
            <w:r w:rsidRPr="00DE6ED2">
              <w:rPr>
                <w:rFonts w:cstheme="minorHAnsi"/>
                <w:color w:val="000000"/>
              </w:rPr>
              <w:t xml:space="preserve">ame: SID </w:t>
            </w:r>
          </w:p>
          <w:p w:rsidR="00DE6ED2" w:rsidRDefault="00DE6ED2" w:rsidP="00DE6ED2">
            <w:pPr>
              <w:cnfStyle w:val="000000100000" w:firstRow="0" w:lastRow="0" w:firstColumn="0" w:lastColumn="0" w:oddVBand="0" w:evenVBand="0" w:oddHBand="1" w:evenHBand="0" w:firstRowFirstColumn="0" w:firstRowLastColumn="0" w:lastRowFirstColumn="0" w:lastRowLastColumn="0"/>
              <w:rPr>
                <w:ins w:id="115" w:author="Haynes, Dan" w:date="2012-03-19T15:00:00Z"/>
                <w:rFonts w:cstheme="minorHAnsi"/>
                <w:color w:val="000000"/>
              </w:rPr>
            </w:pPr>
          </w:p>
          <w:p w:rsidR="00931927" w:rsidRDefault="001667DF" w:rsidP="00DE6ED2">
            <w:pPr>
              <w:cnfStyle w:val="000000100000" w:firstRow="0" w:lastRow="0" w:firstColumn="0" w:lastColumn="0" w:oddVBand="0" w:evenVBand="0" w:oddHBand="1" w:evenHBand="0" w:firstRowFirstColumn="0" w:firstRowLastColumn="0" w:lastRowFirstColumn="0" w:lastRowLastColumn="0"/>
              <w:rPr>
                <w:ins w:id="116" w:author="Haynes, Dan" w:date="2012-03-19T15:00:00Z"/>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rsidR="00931927" w:rsidRDefault="00931927" w:rsidP="00DE6ED2">
            <w:pPr>
              <w:cnfStyle w:val="000000100000" w:firstRow="0" w:lastRow="0" w:firstColumn="0" w:lastColumn="0" w:oddVBand="0" w:evenVBand="0" w:oddHBand="1" w:evenHBand="0" w:firstRowFirstColumn="0" w:firstRowLastColumn="0" w:lastRowFirstColumn="0" w:lastRowLastColumn="0"/>
              <w:rPr>
                <w:ins w:id="117" w:author="Haynes, Dan" w:date="2012-03-19T15:00:00Z"/>
                <w:rFonts w:cstheme="minorHAnsi"/>
                <w:color w:val="000000"/>
              </w:rPr>
            </w:pPr>
          </w:p>
          <w:p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specified for clarification.</w:t>
            </w:r>
            <w:r w:rsidR="00C3147F">
              <w:rPr>
                <w:rFonts w:cstheme="minorHAnsi"/>
                <w:color w:val="000000"/>
              </w:rPr>
              <w:t xml:space="preserve"> </w:t>
            </w:r>
          </w:p>
        </w:tc>
      </w:tr>
    </w:tbl>
    <w:p w:rsidR="004F7D33" w:rsidRDefault="004F7D33" w:rsidP="004F7D33">
      <w:pPr>
        <w:pStyle w:val="Heading2"/>
        <w:numPr>
          <w:ilvl w:val="1"/>
          <w:numId w:val="5"/>
        </w:numPr>
      </w:pPr>
      <w:bookmarkStart w:id="118" w:name="_Toc319858015"/>
      <w:proofErr w:type="gramStart"/>
      <w:r>
        <w:t>unix-sc:</w:t>
      </w:r>
      <w:proofErr w:type="gramEnd"/>
      <w:r>
        <w:t>process</w:t>
      </w:r>
      <w:r w:rsidR="002A13E7">
        <w:t>58</w:t>
      </w:r>
      <w:r>
        <w:t>_item</w:t>
      </w:r>
      <w:bookmarkEnd w:id="118"/>
    </w:p>
    <w:p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119"/>
      <w:r w:rsidR="0095568F">
        <w:t>obtain information from /proc/%s/psinfo, where %s is the string (often a number) representing the individual process</w:t>
      </w:r>
      <w:r w:rsidR="0095568F">
        <w:rPr>
          <w:rStyle w:val="FootnoteReference"/>
        </w:rPr>
        <w:footnoteReference w:id="82"/>
      </w:r>
      <w:commentRangeEnd w:id="119"/>
      <w:r w:rsidR="0095568F">
        <w:rPr>
          <w:rStyle w:val="CommentReference"/>
        </w:rPr>
        <w:commentReference w:id="119"/>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Default="004F7D33" w:rsidP="004F7D33"/>
    <w:p w:rsidR="004F7D33" w:rsidRPr="00025742" w:rsidRDefault="00AE526B" w:rsidP="004F7D33">
      <w:pPr>
        <w:jc w:val="center"/>
      </w:pPr>
      <w:r>
        <w:object w:dxaOrig="4075" w:dyaOrig="4609">
          <v:shape id="_x0000_i1044" type="#_x0000_t75" style="width:203.85pt;height:229.75pt" o:ole="">
            <v:imagedata r:id="rId51" o:title=""/>
          </v:shape>
          <o:OLEObject Type="Embed" ProgID="Visio.Drawing.11" ShapeID="_x0000_i1044" DrawAspect="Content" ObjectID="_1404228176"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F7D33" w:rsidRDefault="004F7D33" w:rsidP="002A13E7">
            <w:pPr>
              <w:spacing w:after="200" w:line="276" w:lineRule="auto"/>
              <w:rPr>
                <w:rFonts w:eastAsiaTheme="minorHAnsi"/>
                <w:b w:val="0"/>
                <w:bCs w:val="0"/>
                <w:color w:val="auto"/>
                <w:lang w:bidi="ar-SA"/>
              </w:rPr>
            </w:pPr>
            <w:r>
              <w:t>Property</w:t>
            </w:r>
          </w:p>
        </w:tc>
        <w:tc>
          <w:tcPr>
            <w:tcW w:w="1550"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9676C4" w:rsidRDefault="004C4D88" w:rsidP="002A13E7">
            <w:r>
              <w:t>command</w:t>
            </w:r>
          </w:p>
        </w:tc>
        <w:tc>
          <w:tcPr>
            <w:tcW w:w="1550"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exec_time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120"/>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120"/>
            <w:r>
              <w:rPr>
                <w:rStyle w:val="CommentReference"/>
                <w:rFonts w:eastAsiaTheme="minorHAnsi"/>
                <w:lang w:bidi="ar-SA"/>
              </w:rPr>
              <w:commentReference w:id="120"/>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pid</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ppid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priority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ruid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scheduling_class</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start_time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tty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user_id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Pr>
                <w:rFonts w:ascii="Courier New" w:hAnsi="Courier New" w:cs="Courier New"/>
                <w:color w:val="000000"/>
              </w:rPr>
              <w:t>ps –l.</w:t>
            </w:r>
            <w:r>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exec_shield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loginuid</w:t>
            </w:r>
          </w:p>
        </w:tc>
        <w:tc>
          <w:tcPr>
            <w:tcW w:w="1550"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 xml:space="preserve">The loginuid shows which account a user gained access to the system with. The /proc/XXXX/loginuid </w:t>
            </w:r>
            <w:proofErr w:type="gramStart"/>
            <w:r w:rsidRPr="004C4D88">
              <w:rPr>
                <w:rFonts w:cstheme="minorHAnsi"/>
                <w:color w:val="000000"/>
              </w:rPr>
              <w:t>shows</w:t>
            </w:r>
            <w:proofErr w:type="gramEnd"/>
            <w:r w:rsidRPr="004C4D88">
              <w:rPr>
                <w:rFonts w:cstheme="minorHAnsi"/>
                <w:color w:val="000000"/>
              </w:rPr>
              <w:t xml:space="preserve">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posix_capability</w:t>
            </w:r>
          </w:p>
        </w:tc>
        <w:tc>
          <w:tcPr>
            <w:tcW w:w="1550"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selinux_domain_label</w:t>
            </w:r>
          </w:p>
        </w:tc>
        <w:tc>
          <w:tcPr>
            <w:tcW w:w="1550"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w:t>
            </w:r>
            <w:proofErr w:type="gramStart"/>
            <w:r w:rsidRPr="00417DA7">
              <w:rPr>
                <w:rFonts w:cstheme="minorHAnsi"/>
                <w:color w:val="000000"/>
              </w:rPr>
              <w:t xml:space="preserve">the  </w:t>
            </w:r>
            <w:r w:rsidRPr="00417DA7">
              <w:rPr>
                <w:rFonts w:ascii="Courier New" w:hAnsi="Courier New" w:cs="Courier New"/>
                <w:color w:val="000000"/>
              </w:rPr>
              <w:t>secon</w:t>
            </w:r>
            <w:proofErr w:type="gramEnd"/>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session_id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rsidR="004F7D33" w:rsidRDefault="004F7D33" w:rsidP="00792765"/>
    <w:p w:rsidR="00FB6201" w:rsidRDefault="00FB6201" w:rsidP="00C545A3">
      <w:pPr>
        <w:pStyle w:val="Heading2"/>
        <w:numPr>
          <w:ilvl w:val="1"/>
          <w:numId w:val="19"/>
        </w:numPr>
      </w:pPr>
      <w:bookmarkStart w:id="121" w:name="_Toc312139166"/>
      <w:bookmarkStart w:id="122" w:name="_Toc319858016"/>
      <w:proofErr w:type="gramStart"/>
      <w:r>
        <w:t>unix-def:</w:t>
      </w:r>
      <w:proofErr w:type="gramEnd"/>
      <w:r>
        <w:t>EntityStateCapabilityType</w:t>
      </w:r>
      <w:bookmarkEnd w:id="121"/>
      <w:bookmarkEnd w:id="122"/>
    </w:p>
    <w:p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FB6201" w:rsidRDefault="00FB6201">
            <w:pPr>
              <w:rPr>
                <w:sz w:val="24"/>
                <w:szCs w:val="24"/>
              </w:rPr>
            </w:pPr>
            <w:r>
              <w:t>CAP_CHOWN</w:t>
            </w:r>
          </w:p>
        </w:tc>
        <w:tc>
          <w:tcPr>
            <w:tcW w:w="6408" w:type="dxa"/>
            <w:tcBorders>
              <w:left w:val="single" w:sz="4" w:space="0" w:color="auto"/>
            </w:tcBorders>
            <w:shd w:val="clear" w:color="auto" w:fill="auto"/>
            <w:hideMark/>
          </w:tcPr>
          <w:p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CAP_DAC_READ_SEARCH</w:t>
            </w:r>
          </w:p>
        </w:tc>
        <w:tc>
          <w:tcPr>
            <w:tcW w:w="6408" w:type="dxa"/>
            <w:tcBorders>
              <w:left w:val="single" w:sz="4" w:space="0" w:color="auto"/>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CAP_FSETID</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CAP_SETGID</w:t>
            </w:r>
          </w:p>
        </w:tc>
        <w:tc>
          <w:tcPr>
            <w:tcW w:w="6408" w:type="dxa"/>
            <w:tcBorders>
              <w:left w:val="single" w:sz="4" w:space="0" w:color="000000" w:themeColor="text1"/>
            </w:tcBorders>
          </w:tcPr>
          <w:p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2) manipulation, setgroups(2), and forged gids on socket credentials passing.</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CAP_SETUID</w:t>
            </w:r>
          </w:p>
        </w:tc>
        <w:tc>
          <w:tcPr>
            <w:tcW w:w="6408" w:type="dxa"/>
            <w:tcBorders>
              <w:left w:val="single" w:sz="4" w:space="0" w:color="000000" w:themeColor="text1"/>
            </w:tcBorders>
          </w:tcPr>
          <w:p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w:t>
            </w:r>
            <w:proofErr w:type="gramStart"/>
            <w:r w:rsidR="00592A43">
              <w:rPr>
                <w:rFonts w:ascii="Calibri" w:hAnsi="Calibri" w:cs="Calibri"/>
                <w:lang w:val="en"/>
              </w:rPr>
              <w:t>uid(</w:t>
            </w:r>
            <w:proofErr w:type="gramEnd"/>
            <w:r w:rsidR="00592A43">
              <w:rPr>
                <w:rFonts w:ascii="Calibri" w:hAnsi="Calibri" w:cs="Calibri"/>
                <w:lang w:val="en"/>
              </w:rPr>
              <w:t>2) manipulation (including fsuid) and forged pids on socket credentials passing.</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CAP_SETPCAP</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 xml:space="preserve">Transfer any capability in your permitted set to any </w:t>
            </w:r>
            <w:proofErr w:type="gramStart"/>
            <w:r w:rsidR="00592A43">
              <w:rPr>
                <w:rFonts w:ascii="Calibri" w:hAnsi="Calibri" w:cs="Calibri"/>
                <w:lang w:val="en"/>
              </w:rPr>
              <w:t>pid,</w:t>
            </w:r>
            <w:proofErr w:type="gramEnd"/>
            <w:r w:rsidR="00592A43">
              <w:rPr>
                <w:rFonts w:ascii="Calibri" w:hAnsi="Calibri" w:cs="Calibri"/>
                <w:lang w:val="en"/>
              </w:rPr>
              <w:t xml:space="preserve"> remove any capability in your permitted set from any pid.</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CAP_LINUX_IMMUTABLE</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CAP_NET_BIND_SERVICE</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CAP_NET_BROADCAST</w:t>
            </w:r>
          </w:p>
        </w:tc>
        <w:tc>
          <w:tcPr>
            <w:tcW w:w="6408" w:type="dxa"/>
            <w:tcBorders>
              <w:left w:val="single" w:sz="4" w:space="0" w:color="000000" w:themeColor="text1"/>
            </w:tcBorders>
          </w:tcPr>
          <w:p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CAP_NET_ADMIN</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CAP_NET_RAW</w:t>
            </w:r>
          </w:p>
        </w:tc>
        <w:tc>
          <w:tcPr>
            <w:tcW w:w="6408" w:type="dxa"/>
            <w:tcBorders>
              <w:left w:val="single" w:sz="4" w:space="0" w:color="000000" w:themeColor="text1"/>
            </w:tcBorders>
          </w:tcPr>
          <w:p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CAP_IPC_LOCK</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CAP_IPC_OWNER</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CAP_SYS_MODULE</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CAP_SYS_RAWIO</w:t>
            </w:r>
          </w:p>
        </w:tc>
        <w:tc>
          <w:tcPr>
            <w:tcW w:w="6408" w:type="dxa"/>
            <w:tcBorders>
              <w:left w:val="single" w:sz="4" w:space="0" w:color="000000" w:themeColor="text1"/>
            </w:tcBorders>
          </w:tcPr>
          <w:p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CAP_SYS_CHROOT</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 xml:space="preserve">Allows use of </w:t>
            </w:r>
            <w:proofErr w:type="gramStart"/>
            <w:r w:rsidR="00FE4E05">
              <w:rPr>
                <w:rFonts w:ascii="Calibri" w:hAnsi="Calibri" w:cs="Calibri"/>
                <w:lang w:val="en"/>
              </w:rPr>
              <w:t>chroot(</w:t>
            </w:r>
            <w:proofErr w:type="gramEnd"/>
            <w:r w:rsidR="00FE4E05">
              <w:rPr>
                <w:rFonts w:ascii="Calibri" w:hAnsi="Calibri" w:cs="Calibri"/>
                <w:lang w:val="en"/>
              </w:rPr>
              <w:t>).</w:t>
            </w:r>
          </w:p>
        </w:tc>
      </w:tr>
      <w:tr w:rsidR="00347690"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CAP_SYS_PTRACE</w:t>
            </w:r>
          </w:p>
        </w:tc>
        <w:tc>
          <w:tcPr>
            <w:tcW w:w="6408" w:type="dxa"/>
            <w:tcBorders>
              <w:left w:val="single" w:sz="4" w:space="0" w:color="000000" w:themeColor="text1"/>
            </w:tcBorders>
          </w:tcPr>
          <w:p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 xml:space="preserve">Allow </w:t>
            </w:r>
            <w:proofErr w:type="gramStart"/>
            <w:r w:rsidR="00FE4E05">
              <w:rPr>
                <w:rFonts w:ascii="Calibri" w:hAnsi="Calibri" w:cs="Calibri"/>
                <w:lang w:val="en"/>
              </w:rPr>
              <w:t>ptrace(</w:t>
            </w:r>
            <w:proofErr w:type="gramEnd"/>
            <w:r w:rsidR="00FE4E05">
              <w:rPr>
                <w:rFonts w:ascii="Calibri" w:hAnsi="Calibri" w:cs="Calibri"/>
                <w:lang w:val="en"/>
              </w:rPr>
              <w:t>) of any process.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rsidP="00592A43">
            <w:r>
              <w:t>CAP_SYS_PACCT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CAP_SYS_ADMIN</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CAP_SYS_BOOT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 xml:space="preserve">Allow use of </w:t>
            </w:r>
            <w:proofErr w:type="gramStart"/>
            <w:r w:rsidR="00FE4E05">
              <w:rPr>
                <w:rFonts w:ascii="Calibri" w:hAnsi="Calibri" w:cs="Calibri"/>
                <w:lang w:val="en"/>
              </w:rPr>
              <w:t>reboot(</w:t>
            </w:r>
            <w:proofErr w:type="gramEnd"/>
            <w:r w:rsidR="00FE4E05">
              <w:rPr>
                <w:rFonts w:ascii="Calibri" w:hAnsi="Calibri" w:cs="Calibri"/>
                <w:lang w:val="en"/>
              </w:rPr>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CAP_SYS_NICE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CAP_SYS_RESOURCE</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CAP_SYS_TIME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CAP_SYS_TTY_CONFIG</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 xml:space="preserve">Allow configuration of tty devices and </w:t>
            </w:r>
            <w:proofErr w:type="gramStart"/>
            <w:r w:rsidR="00FE4E05">
              <w:rPr>
                <w:rFonts w:ascii="Calibri" w:hAnsi="Calibri" w:cs="Calibri"/>
                <w:lang w:val="en"/>
              </w:rPr>
              <w:t>vhangup(</w:t>
            </w:r>
            <w:proofErr w:type="gramEnd"/>
            <w:r w:rsidR="00FE4E05">
              <w:rPr>
                <w:rFonts w:ascii="Calibri" w:hAnsi="Calibri" w:cs="Calibri"/>
                <w:lang w:val="en"/>
              </w:rPr>
              <w:t>) of tty.</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CAP_MKNOD</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w:t>
            </w:r>
            <w:proofErr w:type="gramStart"/>
            <w:r w:rsidR="00FE4E05">
              <w:rPr>
                <w:rFonts w:ascii="Calibri" w:hAnsi="Calibri" w:cs="Calibri"/>
                <w:lang w:val="en"/>
              </w:rPr>
              <w:t>mknod(</w:t>
            </w:r>
            <w:proofErr w:type="gramEnd"/>
            <w:r w:rsidR="00FE4E05">
              <w:rPr>
                <w:rFonts w:ascii="Calibri" w:hAnsi="Calibri" w:cs="Calibri"/>
                <w:lang w:val="en"/>
              </w:rPr>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CAP_LEASE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CAP_AUDIT_WRITE</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CAP_AUDIT_CONTROL</w:t>
            </w:r>
          </w:p>
        </w:tc>
        <w:tc>
          <w:tcPr>
            <w:tcW w:w="6408" w:type="dxa"/>
            <w:tcBorders>
              <w:left w:val="single" w:sz="4" w:space="0" w:color="000000" w:themeColor="text1"/>
            </w:tcBorders>
          </w:tcPr>
          <w:p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CAP_SETFCAP</w:t>
            </w:r>
          </w:p>
        </w:tc>
        <w:tc>
          <w:tcPr>
            <w:tcW w:w="6408" w:type="dxa"/>
            <w:tcBorders>
              <w:left w:val="single" w:sz="4" w:space="0" w:color="000000" w:themeColor="text1"/>
            </w:tcBorders>
          </w:tcPr>
          <w:p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CAP_MAC_OVERRIDE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CAP_MAC_ADMIN</w:t>
            </w:r>
          </w:p>
        </w:tc>
        <w:tc>
          <w:tcPr>
            <w:tcW w:w="6408" w:type="dxa"/>
            <w:tcBorders>
              <w:left w:val="single" w:sz="4" w:space="0" w:color="000000" w:themeColor="text1"/>
            </w:tcBorders>
          </w:tcPr>
          <w:p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FB6201" w:rsidRDefault="00FB6201" w:rsidP="00FB6201"/>
    <w:p w:rsidR="00FB6201" w:rsidRDefault="0036427A" w:rsidP="00C545A3">
      <w:pPr>
        <w:pStyle w:val="Heading2"/>
        <w:numPr>
          <w:ilvl w:val="1"/>
          <w:numId w:val="19"/>
        </w:numPr>
      </w:pPr>
      <w:bookmarkStart w:id="123" w:name="_Toc319858017"/>
      <w:proofErr w:type="gramStart"/>
      <w:r>
        <w:t>unix-sc:</w:t>
      </w:r>
      <w:proofErr w:type="gramEnd"/>
      <w:r>
        <w:t>EntityItemCapabilityType</w:t>
      </w:r>
      <w:bookmarkEnd w:id="123"/>
    </w:p>
    <w:p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CAP_CHOWN</w:t>
            </w:r>
          </w:p>
        </w:tc>
        <w:tc>
          <w:tcPr>
            <w:tcW w:w="6408" w:type="dxa"/>
            <w:tcBorders>
              <w:left w:val="single" w:sz="4" w:space="0" w:color="auto"/>
            </w:tcBorders>
            <w:shd w:val="clear" w:color="auto" w:fill="auto"/>
            <w:hideMark/>
          </w:tcPr>
          <w:p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C545A3" w:rsidRDefault="00C545A3" w:rsidP="006E087D">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CAP_DAC_READ_SEARCH</w:t>
            </w:r>
          </w:p>
        </w:tc>
        <w:tc>
          <w:tcPr>
            <w:tcW w:w="6408" w:type="dxa"/>
            <w:tcBorders>
              <w:left w:val="single" w:sz="4" w:space="0" w:color="auto"/>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CAP_FSETID</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CAP_SETGID</w:t>
            </w:r>
          </w:p>
        </w:tc>
        <w:tc>
          <w:tcPr>
            <w:tcW w:w="6408" w:type="dxa"/>
            <w:tcBorders>
              <w:left w:val="single" w:sz="4" w:space="0" w:color="000000" w:themeColor="text1"/>
            </w:tcBorders>
          </w:tcPr>
          <w:p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2) manipulation, setgroups(2), and forged gids on socket credentials passing.</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CAP_SETUID</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w:t>
            </w:r>
            <w:proofErr w:type="gramStart"/>
            <w:r>
              <w:rPr>
                <w:rFonts w:ascii="Calibri" w:hAnsi="Calibri" w:cs="Calibri"/>
                <w:lang w:val="en"/>
              </w:rPr>
              <w:t>uid(</w:t>
            </w:r>
            <w:proofErr w:type="gramEnd"/>
            <w:r>
              <w:rPr>
                <w:rFonts w:ascii="Calibri" w:hAnsi="Calibri" w:cs="Calibri"/>
                <w:lang w:val="en"/>
              </w:rPr>
              <w:t>2) manipulation (including fsuid) and forged pids on socket credentials passing.</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CAP_SETPCAP</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 xml:space="preserve">Transfer any capability in your permitted set to any </w:t>
            </w:r>
            <w:proofErr w:type="gramStart"/>
            <w:r>
              <w:rPr>
                <w:rFonts w:ascii="Calibri" w:hAnsi="Calibri" w:cs="Calibri"/>
                <w:lang w:val="en"/>
              </w:rPr>
              <w:t>pid,</w:t>
            </w:r>
            <w:proofErr w:type="gramEnd"/>
            <w:r>
              <w:rPr>
                <w:rFonts w:ascii="Calibri" w:hAnsi="Calibri" w:cs="Calibri"/>
                <w:lang w:val="en"/>
              </w:rPr>
              <w:t xml:space="preserve"> remove any capability in your permitted set from any pid.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CAP_LINUX_IMMUTABLE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CAP_NET_BIND_SERVICE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CAP_NET_BROADCAST</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CAP_NET_ADMIN</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CAP_NET_RAW</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CAP_IPC_LOCK</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CAP_IPC_OWNER</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CAP_SYS_MODULE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CAP_SYS_RAWIO</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CAP_SYS_CHROOT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 xml:space="preserve">Allows use of </w:t>
            </w:r>
            <w:proofErr w:type="gramStart"/>
            <w:r>
              <w:rPr>
                <w:rFonts w:ascii="Calibri" w:hAnsi="Calibri" w:cs="Calibri"/>
                <w:lang w:val="en"/>
              </w:rPr>
              <w:t>chroot(</w:t>
            </w:r>
            <w:proofErr w:type="gramEnd"/>
            <w:r>
              <w:rPr>
                <w:rFonts w:ascii="Calibri" w:hAnsi="Calibri" w:cs="Calibri"/>
                <w:lang w:val="en"/>
              </w:rPr>
              <w:t>).</w:t>
            </w:r>
          </w:p>
        </w:tc>
      </w:tr>
      <w:tr w:rsidR="00C545A3"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CAP_SYS_PTRACE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 xml:space="preserve">Allow </w:t>
            </w:r>
            <w:proofErr w:type="gramStart"/>
            <w:r>
              <w:rPr>
                <w:rFonts w:ascii="Calibri" w:hAnsi="Calibri" w:cs="Calibri"/>
                <w:lang w:val="en"/>
              </w:rPr>
              <w:t>ptrace(</w:t>
            </w:r>
            <w:proofErr w:type="gramEnd"/>
            <w:r>
              <w:rPr>
                <w:rFonts w:ascii="Calibri" w:hAnsi="Calibri" w:cs="Calibri"/>
                <w:lang w:val="en"/>
              </w:rPr>
              <w:t>) of any process.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r>
              <w:t>CAP_SYS_PACCT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CAP_SYS_BOOT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 xml:space="preserve">Allow use of </w:t>
            </w:r>
            <w:proofErr w:type="gramStart"/>
            <w:r>
              <w:rPr>
                <w:rFonts w:ascii="Calibri" w:hAnsi="Calibri" w:cs="Calibri"/>
                <w:lang w:val="en"/>
              </w:rPr>
              <w:t>reboot(</w:t>
            </w:r>
            <w:proofErr w:type="gramEnd"/>
            <w:r>
              <w:rPr>
                <w:rFonts w:ascii="Calibri" w:hAnsi="Calibri" w:cs="Calibri"/>
                <w:lang w:val="en"/>
              </w:rP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CAP_SYS_NICE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CAP_SYS_RESOURCE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CAP_SYS_TIME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CAP_SYS_TTY_CONFIG</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 xml:space="preserve">Allow configuration of tty devices and </w:t>
            </w:r>
            <w:proofErr w:type="gramStart"/>
            <w:r>
              <w:rPr>
                <w:rFonts w:ascii="Calibri" w:hAnsi="Calibri" w:cs="Calibri"/>
                <w:lang w:val="en"/>
              </w:rPr>
              <w:t>vhangup(</w:t>
            </w:r>
            <w:proofErr w:type="gramEnd"/>
            <w:r>
              <w:rPr>
                <w:rFonts w:ascii="Calibri" w:hAnsi="Calibri" w:cs="Calibri"/>
                <w:lang w:val="en"/>
              </w:rPr>
              <w:t>) of tty.</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CAP_MKNOD</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w:t>
            </w:r>
            <w:proofErr w:type="gramStart"/>
            <w:r>
              <w:rPr>
                <w:rFonts w:ascii="Calibri" w:hAnsi="Calibri" w:cs="Calibri"/>
                <w:lang w:val="en"/>
              </w:rPr>
              <w:t>mknod(</w:t>
            </w:r>
            <w:proofErr w:type="gramEnd"/>
            <w:r>
              <w:rPr>
                <w:rFonts w:ascii="Calibri" w:hAnsi="Calibri" w:cs="Calibri"/>
                <w:lang w:val="en"/>
              </w:rP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CAP_LEASE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CAP_AUDIT_WRITE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CAP_AUDIT_CONTROL</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CAP_SETFCAP</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CAP_MAC_OVERRIDE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33 in capability.h. 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Pr="00FB6201" w:rsidRDefault="00C545A3" w:rsidP="006E087D">
            <w:pPr>
              <w:rPr>
                <w:i/>
                <w:sz w:val="24"/>
                <w:szCs w:val="24"/>
              </w:rPr>
            </w:pPr>
            <w:r w:rsidRPr="00FB6201">
              <w:rPr>
                <w:i/>
                <w:sz w:val="24"/>
                <w:szCs w:val="24"/>
              </w:rPr>
              <w:t>&lt;empty string&gt;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36427A" w:rsidRDefault="0036427A" w:rsidP="0036427A"/>
    <w:p w:rsidR="004F7D33" w:rsidDel="00AB192E" w:rsidRDefault="004F7D33" w:rsidP="00792765">
      <w:pPr>
        <w:rPr>
          <w:del w:id="124" w:author="Haynes, Dan" w:date="2012-03-19T11:16:00Z"/>
        </w:rPr>
      </w:pPr>
    </w:p>
    <w:p w:rsidR="004F7D33" w:rsidDel="00AB192E" w:rsidRDefault="004F7D33" w:rsidP="00792765">
      <w:pPr>
        <w:rPr>
          <w:del w:id="125" w:author="Haynes, Dan" w:date="2012-03-19T11:16:00Z"/>
        </w:rPr>
      </w:pPr>
    </w:p>
    <w:p w:rsidR="004F7D33" w:rsidDel="00AB192E" w:rsidRDefault="004F7D33" w:rsidP="00792765">
      <w:pPr>
        <w:rPr>
          <w:del w:id="126" w:author="Haynes, Dan" w:date="2012-03-19T11:16:00Z"/>
        </w:rPr>
      </w:pPr>
    </w:p>
    <w:p w:rsidR="004F7D33" w:rsidDel="00AB192E" w:rsidRDefault="004F7D33" w:rsidP="00792765">
      <w:pPr>
        <w:rPr>
          <w:del w:id="127" w:author="Haynes, Dan" w:date="2012-03-19T11:16:00Z"/>
        </w:rPr>
      </w:pPr>
    </w:p>
    <w:p w:rsidR="004F7D33" w:rsidDel="00AB192E" w:rsidRDefault="004F7D33" w:rsidP="00792765">
      <w:pPr>
        <w:rPr>
          <w:del w:id="128" w:author="Haynes, Dan" w:date="2012-03-19T11:16:00Z"/>
        </w:rPr>
      </w:pPr>
    </w:p>
    <w:p w:rsidR="004F7D33" w:rsidDel="00AB192E" w:rsidRDefault="004F7D33" w:rsidP="00792765">
      <w:pPr>
        <w:rPr>
          <w:del w:id="129" w:author="Haynes, Dan" w:date="2012-03-19T11:16:00Z"/>
        </w:rPr>
      </w:pPr>
    </w:p>
    <w:p w:rsidR="004F7D33" w:rsidDel="00AB192E" w:rsidRDefault="004F7D33" w:rsidP="00792765">
      <w:pPr>
        <w:rPr>
          <w:del w:id="130" w:author="Haynes, Dan" w:date="2012-03-19T11:16:00Z"/>
        </w:rPr>
      </w:pPr>
    </w:p>
    <w:p w:rsidR="004F7D33" w:rsidDel="00AB192E" w:rsidRDefault="004F7D33" w:rsidP="00792765">
      <w:pPr>
        <w:rPr>
          <w:del w:id="131" w:author="Haynes, Dan" w:date="2012-03-19T11:16:00Z"/>
        </w:rPr>
      </w:pPr>
    </w:p>
    <w:p w:rsidR="004F7D33" w:rsidDel="00AB192E" w:rsidRDefault="004F7D33" w:rsidP="00792765">
      <w:pPr>
        <w:rPr>
          <w:del w:id="132" w:author="Haynes, Dan" w:date="2012-03-19T11:16:00Z"/>
        </w:rPr>
      </w:pPr>
    </w:p>
    <w:p w:rsidR="004F7D33" w:rsidDel="00AB192E" w:rsidRDefault="004F7D33" w:rsidP="00792765">
      <w:pPr>
        <w:rPr>
          <w:del w:id="133" w:author="Haynes, Dan" w:date="2012-03-19T11:16:00Z"/>
        </w:rPr>
      </w:pPr>
    </w:p>
    <w:p w:rsidR="004F7D33" w:rsidDel="00AB192E" w:rsidRDefault="004F7D33" w:rsidP="00792765">
      <w:pPr>
        <w:rPr>
          <w:del w:id="134" w:author="Haynes, Dan" w:date="2012-03-19T11:16:00Z"/>
        </w:rPr>
      </w:pPr>
    </w:p>
    <w:p w:rsidR="004F7D33" w:rsidDel="00AB192E" w:rsidRDefault="004F7D33" w:rsidP="00792765">
      <w:pPr>
        <w:rPr>
          <w:del w:id="135" w:author="Haynes, Dan" w:date="2012-03-19T11:16:00Z"/>
        </w:rPr>
      </w:pPr>
    </w:p>
    <w:p w:rsidR="004F7D33" w:rsidDel="00AB192E" w:rsidRDefault="004F7D33" w:rsidP="00792765">
      <w:pPr>
        <w:rPr>
          <w:del w:id="136" w:author="Haynes, Dan" w:date="2012-03-19T11:16:00Z"/>
        </w:rPr>
      </w:pPr>
    </w:p>
    <w:p w:rsidR="004F7D33" w:rsidDel="00AB192E" w:rsidRDefault="004F7D33" w:rsidP="00792765">
      <w:pPr>
        <w:rPr>
          <w:del w:id="137" w:author="Haynes, Dan" w:date="2012-03-19T11:16:00Z"/>
        </w:rPr>
      </w:pPr>
    </w:p>
    <w:p w:rsidR="004F7D33" w:rsidDel="00AB192E" w:rsidRDefault="004F7D33" w:rsidP="00792765">
      <w:pPr>
        <w:rPr>
          <w:del w:id="138" w:author="Haynes, Dan" w:date="2012-03-19T11:16:00Z"/>
        </w:rPr>
      </w:pPr>
    </w:p>
    <w:p w:rsidR="004F7D33" w:rsidDel="00AB192E" w:rsidRDefault="004F7D33" w:rsidP="00792765">
      <w:pPr>
        <w:rPr>
          <w:del w:id="139" w:author="Haynes, Dan" w:date="2012-03-19T11:16:00Z"/>
        </w:rPr>
      </w:pPr>
    </w:p>
    <w:p w:rsidR="004F7D33" w:rsidDel="00AB192E" w:rsidRDefault="004F7D33" w:rsidP="00792765">
      <w:pPr>
        <w:rPr>
          <w:del w:id="140" w:author="Haynes, Dan" w:date="2012-03-19T11:16:00Z"/>
        </w:rPr>
      </w:pPr>
    </w:p>
    <w:p w:rsidR="004F7D33" w:rsidDel="00AB192E" w:rsidRDefault="004F7D33" w:rsidP="00792765">
      <w:pPr>
        <w:rPr>
          <w:del w:id="141" w:author="Haynes, Dan" w:date="2012-03-19T11:16:00Z"/>
        </w:rPr>
      </w:pPr>
    </w:p>
    <w:p w:rsidR="004F7D33" w:rsidDel="00AB192E" w:rsidRDefault="004F7D33" w:rsidP="00792765">
      <w:pPr>
        <w:rPr>
          <w:del w:id="142" w:author="Haynes, Dan" w:date="2012-03-19T11:16:00Z"/>
        </w:rPr>
      </w:pPr>
    </w:p>
    <w:p w:rsidR="004F7D33" w:rsidDel="00AB192E" w:rsidRDefault="004F7D33" w:rsidP="00792765">
      <w:pPr>
        <w:rPr>
          <w:del w:id="143" w:author="Haynes, Dan" w:date="2012-03-19T11:16:00Z"/>
        </w:rPr>
      </w:pPr>
    </w:p>
    <w:p w:rsidR="004F7D33" w:rsidDel="00AB192E" w:rsidRDefault="004F7D33" w:rsidP="00792765">
      <w:pPr>
        <w:rPr>
          <w:del w:id="144" w:author="Haynes, Dan" w:date="2012-03-19T11:16:00Z"/>
        </w:rPr>
      </w:pPr>
    </w:p>
    <w:p w:rsidR="002A129E" w:rsidDel="00AB192E" w:rsidRDefault="002A129E" w:rsidP="002A129E">
      <w:pPr>
        <w:rPr>
          <w:del w:id="145" w:author="Haynes, Dan" w:date="2012-03-19T11:16:00Z"/>
        </w:rPr>
      </w:pPr>
    </w:p>
    <w:p w:rsidR="002A129E" w:rsidRDefault="002A129E" w:rsidP="00C545A3">
      <w:pPr>
        <w:pStyle w:val="Heading2"/>
        <w:numPr>
          <w:ilvl w:val="1"/>
          <w:numId w:val="21"/>
        </w:numPr>
      </w:pPr>
      <w:bookmarkStart w:id="146" w:name="_Toc319858018"/>
      <w:proofErr w:type="gramStart"/>
      <w:r>
        <w:t>unix-def:</w:t>
      </w:r>
      <w:proofErr w:type="gramEnd"/>
      <w:r>
        <w:t>inetd_test</w:t>
      </w:r>
      <w:bookmarkEnd w:id="146"/>
    </w:p>
    <w:p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rsidR="002A129E" w:rsidRDefault="001222C7" w:rsidP="002A129E">
      <w:pPr>
        <w:jc w:val="center"/>
      </w:pPr>
      <w:r>
        <w:object w:dxaOrig="6080" w:dyaOrig="3723">
          <v:shape id="_x0000_i1045" type="#_x0000_t75" style="width:303.35pt;height:186.9pt" o:ole="">
            <v:imagedata r:id="rId53" o:title=""/>
          </v:shape>
          <o:OLEObject Type="Embed" ProgID="Visio.Drawing.11" ShapeID="_x0000_i1045" DrawAspect="Content" ObjectID="_1404228177" r:id="rId54"/>
        </w:object>
      </w:r>
    </w:p>
    <w:p w:rsidR="002A129E" w:rsidRPr="004C4D88" w:rsidRDefault="002A129E" w:rsidP="00C545A3">
      <w:pPr>
        <w:pStyle w:val="Heading3"/>
        <w:numPr>
          <w:ilvl w:val="2"/>
          <w:numId w:val="21"/>
        </w:numPr>
        <w:rPr>
          <w:rStyle w:val="Emphasis"/>
          <w:i w:val="0"/>
          <w:iCs w:val="0"/>
        </w:rPr>
      </w:pPr>
      <w:bookmarkStart w:id="147" w:name="_Toc319858019"/>
      <w:r w:rsidRPr="004C4D88">
        <w:rPr>
          <w:rStyle w:val="Emphasis"/>
          <w:i w:val="0"/>
          <w:iCs w:val="0"/>
        </w:rPr>
        <w:t>Known Supported Platforms</w:t>
      </w:r>
      <w:bookmarkEnd w:id="147"/>
    </w:p>
    <w:p w:rsidR="006C7FF9" w:rsidRPr="006C7FF9" w:rsidRDefault="006C7FF9" w:rsidP="006C7FF9">
      <w:pPr>
        <w:spacing w:line="260" w:lineRule="atLeast"/>
        <w:ind w:right="45"/>
        <w:rPr>
          <w:rFonts w:ascii="Calibri" w:eastAsia="Times New Roman" w:hAnsi="Calibri" w:cs="Calibri"/>
          <w:color w:val="000000"/>
        </w:rPr>
      </w:pPr>
      <w:commentRangeStart w:id="148"/>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w:t>
      </w:r>
      <w:commentRangeEnd w:id="148"/>
      <w:r w:rsidR="008966F7">
        <w:rPr>
          <w:rStyle w:val="CommentReference"/>
        </w:rPr>
        <w:commentReference w:id="148"/>
      </w:r>
      <w:r w:rsidRPr="006C7FF9">
        <w:rPr>
          <w:rFonts w:ascii="Calibri" w:eastAsia="Times New Roman" w:hAnsi="Calibri" w:cs="Calibri"/>
          <w:color w:val="000000"/>
        </w:rPr>
        <w:t xml:space="preserve"> </w:t>
      </w:r>
    </w:p>
    <w:p w:rsidR="002A129E" w:rsidRDefault="002A129E" w:rsidP="00C545A3">
      <w:pPr>
        <w:pStyle w:val="Heading2"/>
        <w:numPr>
          <w:ilvl w:val="1"/>
          <w:numId w:val="21"/>
        </w:numPr>
      </w:pPr>
      <w:bookmarkStart w:id="149" w:name="_Toc319858020"/>
      <w:proofErr w:type="gramStart"/>
      <w:r>
        <w:t>unix-def:</w:t>
      </w:r>
      <w:proofErr w:type="gramEnd"/>
      <w:r w:rsidR="00103D4C">
        <w:t>inetd</w:t>
      </w:r>
      <w:r>
        <w:t>_</w:t>
      </w:r>
      <w:r w:rsidRPr="00B429BF">
        <w:t>object</w:t>
      </w:r>
      <w:bookmarkEnd w:id="149"/>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rsidR="002A129E" w:rsidRDefault="007B1E3D" w:rsidP="002A129E">
      <w:pPr>
        <w:jc w:val="center"/>
        <w:rPr>
          <w:ins w:id="150" w:author="Haynes, Dan" w:date="2012-03-19T11:19:00Z"/>
        </w:rPr>
      </w:pPr>
      <w:r>
        <w:object w:dxaOrig="5831" w:dyaOrig="3485">
          <v:shape id="_x0000_i1046" type="#_x0000_t75" style="width:292.05pt;height:174.75pt" o:ole="">
            <v:imagedata r:id="rId55" o:title=""/>
          </v:shape>
          <o:OLEObject Type="Embed" ProgID="Visio.Drawing.11" ShapeID="_x0000_i1046" DrawAspect="Content" ObjectID="_1404228178" r:id="rId56"/>
        </w:object>
      </w:r>
    </w:p>
    <w:p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pPr>
              <w:jc w:val="center"/>
              <w:rPr>
                <w:b w:val="0"/>
                <w:bCs w:val="0"/>
              </w:rPr>
            </w:pPr>
            <w:r>
              <w:t>Property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t>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rsidR="002A129E" w:rsidRDefault="002A129E" w:rsidP="00117263">
            <w:pPr>
              <w:cnfStyle w:val="000000100000" w:firstRow="0" w:lastRow="0" w:firstColumn="0" w:lastColumn="0" w:oddVBand="0" w:evenVBand="0" w:oddHBand="1" w:evenHBand="0" w:firstRowFirstColumn="0" w:firstRowLastColumn="0" w:lastRowFirstColumn="0" w:lastRowLastColumn="0"/>
            </w:pPr>
          </w:p>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Pr="009676C4" w:rsidRDefault="0041616A" w:rsidP="00117263">
            <w:r>
              <w:t>protocol</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1616A" w:rsidRDefault="00BC6153" w:rsidP="00117263">
            <w:r>
              <w:t>service_name</w:t>
            </w:r>
          </w:p>
        </w:tc>
        <w:tc>
          <w:tcPr>
            <w:tcW w:w="0" w:type="auto"/>
          </w:tcPr>
          <w:p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t>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2A129E" w:rsidRDefault="002A129E" w:rsidP="002A129E"/>
    <w:p w:rsidR="002A129E" w:rsidRDefault="002A129E" w:rsidP="00C545A3">
      <w:pPr>
        <w:pStyle w:val="Heading2"/>
        <w:numPr>
          <w:ilvl w:val="1"/>
          <w:numId w:val="21"/>
        </w:numPr>
      </w:pPr>
      <w:bookmarkStart w:id="151" w:name="_Toc319858021"/>
      <w:proofErr w:type="gramStart"/>
      <w:r>
        <w:t>unix-def:</w:t>
      </w:r>
      <w:proofErr w:type="gramEnd"/>
      <w:r w:rsidR="00103D4C">
        <w:t>inetd_</w:t>
      </w:r>
      <w:r>
        <w:t>state</w:t>
      </w:r>
      <w:bookmarkEnd w:id="151"/>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rsidR="002A129E" w:rsidRPr="00025742" w:rsidRDefault="007B1E3D" w:rsidP="002A129E">
      <w:pPr>
        <w:jc w:val="center"/>
      </w:pPr>
      <w:r>
        <w:object w:dxaOrig="3888" w:dyaOrig="3721">
          <v:shape id="_x0000_i1047" type="#_x0000_t75" style="width:194.95pt;height:186.9pt" o:ole="">
            <v:imagedata r:id="rId57" o:title=""/>
          </v:shape>
          <o:OLEObject Type="Embed" ProgID="Visio.Drawing.11" ShapeID="_x0000_i1047" DrawAspect="Content" ObjectID="_1404228179"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2A129E" w:rsidP="00117263">
            <w:pPr>
              <w:spacing w:after="200" w:line="276" w:lineRule="auto"/>
              <w:rPr>
                <w:rFonts w:eastAsiaTheme="minorHAnsi"/>
                <w:b w:val="0"/>
                <w:bCs w:val="0"/>
                <w:color w:val="auto"/>
                <w:lang w:bidi="ar-SA"/>
              </w:rPr>
            </w:pPr>
            <w:r>
              <w:t>Property</w:t>
            </w:r>
          </w:p>
        </w:tc>
        <w:tc>
          <w:tcPr>
            <w:tcW w:w="1553"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E2F95" w:rsidRPr="009676C4" w:rsidRDefault="002E2F95" w:rsidP="00117263">
            <w:r>
              <w:t>protocol</w:t>
            </w:r>
          </w:p>
        </w:tc>
        <w:tc>
          <w:tcPr>
            <w:tcW w:w="1553"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t>service_name</w:t>
            </w:r>
          </w:p>
        </w:tc>
        <w:tc>
          <w:tcPr>
            <w:tcW w:w="1553"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server_program</w:t>
            </w:r>
          </w:p>
        </w:tc>
        <w:tc>
          <w:tcPr>
            <w:tcW w:w="1553" w:type="pct"/>
          </w:tcPr>
          <w:p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BC6153">
            <w:r>
              <w:t>server_arguments</w:t>
            </w:r>
          </w:p>
        </w:tc>
        <w:tc>
          <w:tcPr>
            <w:tcW w:w="1553" w:type="pct"/>
          </w:tcPr>
          <w:p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w:t>
            </w:r>
            <w:proofErr w:type="gramStart"/>
            <w:r w:rsidR="0005493B">
              <w:t>argv[</w:t>
            </w:r>
            <w:proofErr w:type="gramEnd"/>
            <w:r w:rsidR="0005493B">
              <w:t>0]</w:t>
            </w:r>
            <w:r w:rsidR="002E2F95">
              <w:rPr>
                <w:rStyle w:val="FootnoteReference"/>
              </w:rPr>
              <w:footnoteReference w:id="104"/>
            </w:r>
            <w:r w:rsidR="002E2F95" w:rsidRPr="002E2F95">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endpoint_type</w:t>
            </w:r>
          </w:p>
        </w:tc>
        <w:tc>
          <w:tcPr>
            <w:tcW w:w="1553" w:type="pct"/>
          </w:tcPr>
          <w:p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t>exec_as_user</w:t>
            </w:r>
          </w:p>
        </w:tc>
        <w:tc>
          <w:tcPr>
            <w:tcW w:w="1553" w:type="pct"/>
          </w:tcPr>
          <w:p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w:t>
            </w:r>
            <w:proofErr w:type="gramStart"/>
            <w:r w:rsidR="0092630B" w:rsidRPr="004C4D88">
              <w:rPr>
                <w:rFonts w:cstheme="minorHAnsi"/>
                <w:color w:val="000000"/>
              </w:rPr>
              <w:t>name,</w:t>
            </w:r>
            <w:proofErr w:type="gramEnd"/>
            <w:r w:rsidR="0092630B" w:rsidRPr="004C4D88">
              <w:rPr>
                <w:rFonts w:cstheme="minorHAnsi"/>
                <w:color w:val="000000"/>
              </w:rPr>
              <w:t xml:space="preserv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wait_status</w:t>
            </w:r>
          </w:p>
        </w:tc>
        <w:tc>
          <w:tcPr>
            <w:tcW w:w="1553" w:type="pct"/>
          </w:tcPr>
          <w:p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rsidR="002A129E" w:rsidRDefault="002A129E" w:rsidP="00C545A3">
      <w:pPr>
        <w:pStyle w:val="Heading2"/>
        <w:numPr>
          <w:ilvl w:val="1"/>
          <w:numId w:val="21"/>
        </w:numPr>
      </w:pPr>
      <w:bookmarkStart w:id="152" w:name="_Toc319858022"/>
      <w:proofErr w:type="gramStart"/>
      <w:r>
        <w:t>unix-sc:</w:t>
      </w:r>
      <w:proofErr w:type="gramEnd"/>
      <w:r w:rsidR="00E95767">
        <w:t>inetd</w:t>
      </w:r>
      <w:r>
        <w:t>_item</w:t>
      </w:r>
      <w:bookmarkEnd w:id="152"/>
    </w:p>
    <w:p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rsidR="007B1E3D" w:rsidRDefault="007B1E3D" w:rsidP="007B1E3D">
      <w:r>
        <w:object w:dxaOrig="3825" w:dyaOrig="3073">
          <v:shape id="_x0000_i1048" type="#_x0000_t75" style="width:191.75pt;height:152.9pt" o:ole="">
            <v:imagedata r:id="rId59" o:title=""/>
          </v:shape>
          <o:OLEObject Type="Embed" ProgID="Visio.Drawing.11" ShapeID="_x0000_i1048" DrawAspect="Content" ObjectID="_1404228180"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pPr>
              <w:spacing w:after="200" w:line="276" w:lineRule="auto"/>
              <w:rPr>
                <w:rFonts w:eastAsiaTheme="minorHAnsi"/>
                <w:b w:val="0"/>
                <w:bCs w:val="0"/>
                <w:color w:val="auto"/>
                <w:lang w:bidi="ar-SA"/>
              </w:rPr>
            </w:pPr>
            <w:r>
              <w:t>Property</w:t>
            </w:r>
          </w:p>
        </w:tc>
        <w:tc>
          <w:tcPr>
            <w:tcW w:w="1550"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Pr="009676C4" w:rsidRDefault="00E95767" w:rsidP="00595F3B">
            <w:r>
              <w:t>protocol</w:t>
            </w:r>
          </w:p>
        </w:tc>
        <w:tc>
          <w:tcPr>
            <w:tcW w:w="1550" w:type="pct"/>
          </w:tcPr>
          <w:p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service_name</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server_program</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server_arguments</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 xml:space="preserve">The arguments passed to the server program starting with </w:t>
            </w:r>
            <w:proofErr w:type="gramStart"/>
            <w:r>
              <w:t>argv[</w:t>
            </w:r>
            <w:proofErr w:type="gramEnd"/>
            <w:r>
              <w:t>0]</w:t>
            </w:r>
            <w:r>
              <w:rPr>
                <w:rStyle w:val="FootnoteReference"/>
              </w:rPr>
              <w:footnoteReference w:id="112"/>
            </w:r>
            <w:r w:rsidRPr="002E2F95">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endpoint_type</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exec_as_user</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user </w:t>
            </w:r>
            <w:proofErr w:type="gramStart"/>
            <w:r>
              <w:rPr>
                <w:rFonts w:cstheme="minorHAnsi"/>
                <w:color w:val="000000"/>
              </w:rPr>
              <w:t>name,</w:t>
            </w:r>
            <w:proofErr w:type="gramEnd"/>
            <w:r>
              <w:rPr>
                <w:rFonts w:cstheme="minorHAnsi"/>
                <w:color w:val="000000"/>
              </w:rPr>
              <w:t xml:space="preserv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wait_status</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rsidR="002A129E" w:rsidRDefault="002A129E" w:rsidP="002A129E"/>
    <w:p w:rsidR="00E95767" w:rsidRDefault="00E95767" w:rsidP="00C545A3">
      <w:pPr>
        <w:pStyle w:val="Heading2"/>
        <w:numPr>
          <w:ilvl w:val="1"/>
          <w:numId w:val="21"/>
        </w:numPr>
      </w:pPr>
      <w:bookmarkStart w:id="153" w:name="_Toc319858023"/>
      <w:proofErr w:type="gramStart"/>
      <w:r>
        <w:t>unix-def:</w:t>
      </w:r>
      <w:proofErr w:type="gramEnd"/>
      <w:r>
        <w:t>EntityState</w:t>
      </w:r>
      <w:r w:rsidR="00595F3B">
        <w:t>Endpoint</w:t>
      </w:r>
      <w:r>
        <w:t>Type</w:t>
      </w:r>
      <w:bookmarkEnd w:id="153"/>
    </w:p>
    <w:p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t>
      </w:r>
      <w:proofErr w:type="gramStart"/>
      <w:r w:rsidRPr="00FB6201">
        <w:t xml:space="preserve">with </w:t>
      </w:r>
      <w:r>
        <w:t>an Internet service UNIX systems</w:t>
      </w:r>
      <w:proofErr w:type="gramEnd"/>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E95767">
            <w:pPr>
              <w:rPr>
                <w:sz w:val="24"/>
                <w:szCs w:val="24"/>
              </w:rPr>
            </w:pPr>
            <w:r>
              <w:t>stream</w:t>
            </w:r>
          </w:p>
        </w:tc>
        <w:tc>
          <w:tcPr>
            <w:tcW w:w="6408" w:type="dxa"/>
            <w:tcBorders>
              <w:left w:val="single" w:sz="4" w:space="0" w:color="auto"/>
            </w:tcBorders>
            <w:shd w:val="clear" w:color="auto" w:fill="auto"/>
            <w:hideMark/>
          </w:tcPr>
          <w:p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raw</w:t>
            </w:r>
          </w:p>
        </w:tc>
        <w:tc>
          <w:tcPr>
            <w:tcW w:w="6408" w:type="dxa"/>
            <w:tcBorders>
              <w:left w:val="single" w:sz="4" w:space="0" w:color="auto"/>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tli</w:t>
            </w:r>
          </w:p>
        </w:tc>
        <w:tc>
          <w:tcPr>
            <w:tcW w:w="6408" w:type="dxa"/>
            <w:tcBorders>
              <w:left w:val="single" w:sz="4" w:space="0" w:color="000000" w:themeColor="text1"/>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E95767"/>
    <w:p w:rsidR="00E95767" w:rsidRDefault="00E95767" w:rsidP="00C545A3">
      <w:pPr>
        <w:pStyle w:val="Heading2"/>
        <w:numPr>
          <w:ilvl w:val="1"/>
          <w:numId w:val="21"/>
        </w:numPr>
      </w:pPr>
      <w:bookmarkStart w:id="154" w:name="_Toc319858024"/>
      <w:proofErr w:type="gramStart"/>
      <w:r>
        <w:t>unix-sc:</w:t>
      </w:r>
      <w:proofErr w:type="gramEnd"/>
      <w:r>
        <w:t>EntityItem</w:t>
      </w:r>
      <w:r w:rsidR="00595F3B">
        <w:t>Endpoint</w:t>
      </w:r>
      <w:r>
        <w:t>Type</w:t>
      </w:r>
      <w:bookmarkEnd w:id="154"/>
    </w:p>
    <w:p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t>
      </w:r>
      <w:proofErr w:type="gramStart"/>
      <w:r w:rsidR="00595F3B" w:rsidRPr="00FB6201">
        <w:t xml:space="preserve">with </w:t>
      </w:r>
      <w:r w:rsidR="00595F3B">
        <w:t>an Internet service UNIX systems</w:t>
      </w:r>
      <w:proofErr w:type="gramEnd"/>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stream</w:t>
            </w:r>
          </w:p>
        </w:tc>
        <w:tc>
          <w:tcPr>
            <w:tcW w:w="6408" w:type="dxa"/>
            <w:tcBorders>
              <w:left w:val="single" w:sz="4" w:space="0" w:color="auto"/>
            </w:tcBorders>
            <w:shd w:val="clear" w:color="auto" w:fill="auto"/>
            <w:hideMark/>
          </w:tcPr>
          <w:p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raw</w:t>
            </w:r>
          </w:p>
        </w:tc>
        <w:tc>
          <w:tcPr>
            <w:tcW w:w="6408" w:type="dxa"/>
            <w:tcBorders>
              <w:left w:val="single" w:sz="4" w:space="0" w:color="auto"/>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tli</w:t>
            </w:r>
          </w:p>
        </w:tc>
        <w:tc>
          <w:tcPr>
            <w:tcW w:w="6408" w:type="dxa"/>
            <w:tcBorders>
              <w:left w:val="single" w:sz="4" w:space="0" w:color="000000" w:themeColor="text1"/>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E95767" w:rsidRDefault="00E95767" w:rsidP="00E95767"/>
    <w:p w:rsidR="00595F3B" w:rsidRDefault="00595F3B" w:rsidP="00595F3B"/>
    <w:p w:rsidR="00595F3B" w:rsidRDefault="00595F3B" w:rsidP="00C545A3">
      <w:pPr>
        <w:pStyle w:val="Heading2"/>
        <w:numPr>
          <w:ilvl w:val="1"/>
          <w:numId w:val="21"/>
        </w:numPr>
      </w:pPr>
      <w:bookmarkStart w:id="155" w:name="_Toc319858025"/>
      <w:proofErr w:type="gramStart"/>
      <w:r>
        <w:t>unix-def:</w:t>
      </w:r>
      <w:proofErr w:type="gramEnd"/>
      <w:r>
        <w:t>EntityStateWaitStatusType</w:t>
      </w:r>
      <w:bookmarkEnd w:id="155"/>
    </w:p>
    <w:p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t>
      </w:r>
      <w:proofErr w:type="gramStart"/>
      <w:r w:rsidRPr="00FB6201">
        <w:t xml:space="preserve">with </w:t>
      </w:r>
      <w:r>
        <w:t>an Internet service UNIX systems</w:t>
      </w:r>
      <w:proofErr w:type="gramEnd"/>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AE6B65" w:rsidP="00595F3B">
            <w:pPr>
              <w:rPr>
                <w:sz w:val="24"/>
                <w:szCs w:val="24"/>
              </w:rPr>
            </w:pPr>
            <w:r>
              <w:t>wait</w:t>
            </w:r>
          </w:p>
        </w:tc>
        <w:tc>
          <w:tcPr>
            <w:tcW w:w="6408" w:type="dxa"/>
            <w:tcBorders>
              <w:left w:val="single" w:sz="4" w:space="0" w:color="auto"/>
            </w:tcBorders>
            <w:shd w:val="clear" w:color="auto" w:fill="auto"/>
            <w:hideMark/>
          </w:tcPr>
          <w:p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595F3B"/>
    <w:p w:rsidR="00595F3B" w:rsidRDefault="00595F3B" w:rsidP="00C545A3">
      <w:pPr>
        <w:pStyle w:val="Heading2"/>
        <w:numPr>
          <w:ilvl w:val="1"/>
          <w:numId w:val="21"/>
        </w:numPr>
      </w:pPr>
      <w:bookmarkStart w:id="156" w:name="_Toc319858026"/>
      <w:proofErr w:type="gramStart"/>
      <w:r>
        <w:t>unix-sc:</w:t>
      </w:r>
      <w:proofErr w:type="gramEnd"/>
      <w:r>
        <w:t>EntityItemWaitStatusType</w:t>
      </w:r>
      <w:bookmarkEnd w:id="156"/>
    </w:p>
    <w:p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t>
      </w:r>
      <w:proofErr w:type="gramStart"/>
      <w:r w:rsidR="00EA4A65" w:rsidRPr="00FB6201">
        <w:t xml:space="preserve">with </w:t>
      </w:r>
      <w:r w:rsidR="00EA4A65">
        <w:t>an Internet service UNIX systems</w:t>
      </w:r>
      <w:proofErr w:type="gramEnd"/>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Default="008B054E" w:rsidP="009E7D39">
            <w:pPr>
              <w:rPr>
                <w:sz w:val="24"/>
                <w:szCs w:val="24"/>
              </w:rPr>
            </w:pPr>
            <w:r>
              <w:t>wait</w:t>
            </w:r>
          </w:p>
        </w:tc>
        <w:tc>
          <w:tcPr>
            <w:tcW w:w="6408" w:type="dxa"/>
            <w:tcBorders>
              <w:left w:val="single" w:sz="4" w:space="0" w:color="auto"/>
            </w:tcBorders>
            <w:shd w:val="clear" w:color="auto" w:fill="auto"/>
            <w:hideMark/>
          </w:tcPr>
          <w:p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2A129E" w:rsidRDefault="002A129E" w:rsidP="002A129E"/>
    <w:p w:rsidR="002A129E" w:rsidRDefault="002A129E" w:rsidP="002A129E"/>
    <w:p w:rsidR="002A129E" w:rsidRDefault="002A129E" w:rsidP="002A129E"/>
    <w:p w:rsidR="002A129E" w:rsidDel="000D000F" w:rsidRDefault="002A129E" w:rsidP="002A129E">
      <w:pPr>
        <w:rPr>
          <w:del w:id="157" w:author="Haynes, Dan" w:date="2012-03-19T12:29:00Z"/>
        </w:rPr>
      </w:pPr>
    </w:p>
    <w:p w:rsidR="002A129E" w:rsidDel="000D000F" w:rsidRDefault="002A129E" w:rsidP="002A129E">
      <w:pPr>
        <w:rPr>
          <w:del w:id="158" w:author="Haynes, Dan" w:date="2012-03-19T12:29:00Z"/>
        </w:rPr>
      </w:pPr>
    </w:p>
    <w:p w:rsidR="002A129E" w:rsidDel="000D000F" w:rsidRDefault="002A129E" w:rsidP="002A129E">
      <w:pPr>
        <w:rPr>
          <w:del w:id="159" w:author="Haynes, Dan" w:date="2012-03-19T12:29:00Z"/>
        </w:rPr>
      </w:pPr>
    </w:p>
    <w:p w:rsidR="002A129E" w:rsidDel="000D000F" w:rsidRDefault="002A129E" w:rsidP="002A129E">
      <w:pPr>
        <w:rPr>
          <w:del w:id="160" w:author="Haynes, Dan" w:date="2012-03-19T12:29:00Z"/>
        </w:rPr>
      </w:pPr>
    </w:p>
    <w:p w:rsidR="006C7FF9" w:rsidDel="000D000F" w:rsidRDefault="006C7FF9" w:rsidP="002A129E">
      <w:pPr>
        <w:rPr>
          <w:del w:id="161" w:author="Haynes, Dan" w:date="2012-03-19T12:29:00Z"/>
        </w:rPr>
      </w:pPr>
    </w:p>
    <w:p w:rsidR="006C7FF9" w:rsidDel="000D000F" w:rsidRDefault="006C7FF9" w:rsidP="002A129E">
      <w:pPr>
        <w:rPr>
          <w:del w:id="162" w:author="Haynes, Dan" w:date="2012-03-19T12:29:00Z"/>
        </w:rPr>
      </w:pPr>
    </w:p>
    <w:p w:rsidR="006C7FF9" w:rsidDel="000D000F" w:rsidRDefault="006C7FF9" w:rsidP="002A129E">
      <w:pPr>
        <w:rPr>
          <w:del w:id="163" w:author="Haynes, Dan" w:date="2012-03-19T12:29:00Z"/>
        </w:rPr>
      </w:pPr>
    </w:p>
    <w:p w:rsidR="006C7FF9" w:rsidDel="000D000F" w:rsidRDefault="006C7FF9" w:rsidP="002A129E">
      <w:pPr>
        <w:rPr>
          <w:del w:id="164" w:author="Haynes, Dan" w:date="2012-03-19T12:29:00Z"/>
        </w:rPr>
      </w:pPr>
    </w:p>
    <w:p w:rsidR="006C7FF9" w:rsidDel="000D000F" w:rsidRDefault="006C7FF9" w:rsidP="002A129E">
      <w:pPr>
        <w:rPr>
          <w:del w:id="165" w:author="Haynes, Dan" w:date="2012-03-19T12:29:00Z"/>
        </w:rPr>
      </w:pPr>
    </w:p>
    <w:p w:rsidR="006C7FF9" w:rsidDel="000D000F" w:rsidRDefault="006C7FF9" w:rsidP="002A129E">
      <w:pPr>
        <w:rPr>
          <w:del w:id="166" w:author="Haynes, Dan" w:date="2012-03-19T12:29:00Z"/>
        </w:rPr>
      </w:pPr>
    </w:p>
    <w:p w:rsidR="006C7FF9" w:rsidDel="000D000F" w:rsidRDefault="006C7FF9" w:rsidP="002A129E">
      <w:pPr>
        <w:rPr>
          <w:del w:id="167" w:author="Haynes, Dan" w:date="2012-03-19T12:29:00Z"/>
        </w:rPr>
      </w:pPr>
    </w:p>
    <w:p w:rsidR="006C7FF9" w:rsidDel="000D000F" w:rsidRDefault="006C7FF9" w:rsidP="002A129E">
      <w:pPr>
        <w:rPr>
          <w:del w:id="168" w:author="Haynes, Dan" w:date="2012-03-19T12:29:00Z"/>
        </w:rPr>
      </w:pPr>
    </w:p>
    <w:p w:rsidR="006C7FF9" w:rsidDel="000D000F" w:rsidRDefault="006C7FF9" w:rsidP="002A129E">
      <w:pPr>
        <w:rPr>
          <w:del w:id="169" w:author="Haynes, Dan" w:date="2012-03-19T12:29:00Z"/>
        </w:rPr>
      </w:pPr>
    </w:p>
    <w:p w:rsidR="006C7FF9" w:rsidDel="000D000F" w:rsidRDefault="006C7FF9" w:rsidP="002A129E">
      <w:pPr>
        <w:rPr>
          <w:del w:id="170" w:author="Haynes, Dan" w:date="2012-03-19T12:29:00Z"/>
        </w:rPr>
      </w:pPr>
    </w:p>
    <w:p w:rsidR="006C7FF9" w:rsidDel="000D000F" w:rsidRDefault="006C7FF9" w:rsidP="002A129E">
      <w:pPr>
        <w:rPr>
          <w:del w:id="171" w:author="Haynes, Dan" w:date="2012-03-19T12:29:00Z"/>
        </w:rPr>
      </w:pPr>
    </w:p>
    <w:p w:rsidR="006C7FF9" w:rsidDel="000D000F" w:rsidRDefault="006C7FF9" w:rsidP="002A129E">
      <w:pPr>
        <w:rPr>
          <w:del w:id="172" w:author="Haynes, Dan" w:date="2012-03-19T12:29:00Z"/>
        </w:rPr>
      </w:pPr>
    </w:p>
    <w:p w:rsidR="006C7FF9" w:rsidDel="000D000F" w:rsidRDefault="006C7FF9" w:rsidP="002A129E">
      <w:pPr>
        <w:rPr>
          <w:del w:id="173" w:author="Haynes, Dan" w:date="2012-03-19T12:29:00Z"/>
        </w:rPr>
      </w:pPr>
    </w:p>
    <w:p w:rsidR="006C7FF9" w:rsidDel="000D000F" w:rsidRDefault="006C7FF9" w:rsidP="002A129E">
      <w:pPr>
        <w:rPr>
          <w:del w:id="174" w:author="Haynes, Dan" w:date="2012-03-19T12:29:00Z"/>
        </w:rPr>
      </w:pPr>
    </w:p>
    <w:p w:rsidR="006C7FF9" w:rsidDel="000D000F" w:rsidRDefault="006C7FF9" w:rsidP="002A129E">
      <w:pPr>
        <w:rPr>
          <w:del w:id="175" w:author="Haynes, Dan" w:date="2012-03-19T12:29:00Z"/>
        </w:rPr>
      </w:pPr>
    </w:p>
    <w:p w:rsidR="006C7FF9" w:rsidDel="000D000F" w:rsidRDefault="006C7FF9" w:rsidP="002A129E">
      <w:pPr>
        <w:rPr>
          <w:del w:id="176" w:author="Haynes, Dan" w:date="2012-03-19T12:29:00Z"/>
        </w:rPr>
      </w:pPr>
    </w:p>
    <w:p w:rsidR="006C7FF9" w:rsidDel="000D000F" w:rsidRDefault="006C7FF9" w:rsidP="002A129E">
      <w:pPr>
        <w:rPr>
          <w:del w:id="177" w:author="Haynes, Dan" w:date="2012-03-19T12:29:00Z"/>
        </w:rPr>
      </w:pPr>
    </w:p>
    <w:p w:rsidR="006C7FF9" w:rsidDel="000D000F" w:rsidRDefault="006C7FF9" w:rsidP="002A129E">
      <w:pPr>
        <w:rPr>
          <w:del w:id="178" w:author="Haynes, Dan" w:date="2012-03-19T12:29:00Z"/>
        </w:rPr>
      </w:pPr>
    </w:p>
    <w:p w:rsidR="006C7FF9" w:rsidDel="000D000F" w:rsidRDefault="006C7FF9" w:rsidP="002A129E">
      <w:pPr>
        <w:rPr>
          <w:del w:id="179" w:author="Haynes, Dan" w:date="2012-03-19T12:29:00Z"/>
        </w:rPr>
      </w:pPr>
    </w:p>
    <w:p w:rsidR="006C7FF9" w:rsidDel="000D000F" w:rsidRDefault="006C7FF9" w:rsidP="002A129E">
      <w:pPr>
        <w:rPr>
          <w:del w:id="180" w:author="Haynes, Dan" w:date="2012-03-19T12:29:00Z"/>
        </w:rPr>
      </w:pPr>
    </w:p>
    <w:p w:rsidR="006C7FF9" w:rsidDel="000D000F" w:rsidRDefault="006C7FF9" w:rsidP="002A129E">
      <w:pPr>
        <w:rPr>
          <w:del w:id="181" w:author="Haynes, Dan" w:date="2012-03-19T12:29:00Z"/>
        </w:rPr>
      </w:pPr>
    </w:p>
    <w:p w:rsidR="006C7FF9" w:rsidDel="000D000F" w:rsidRDefault="006C7FF9" w:rsidP="002A129E">
      <w:pPr>
        <w:rPr>
          <w:del w:id="182" w:author="Haynes, Dan" w:date="2012-03-19T12:29:00Z"/>
        </w:rPr>
      </w:pPr>
    </w:p>
    <w:p w:rsidR="006C7FF9" w:rsidDel="000D000F" w:rsidRDefault="006C7FF9" w:rsidP="002A129E">
      <w:pPr>
        <w:rPr>
          <w:del w:id="183" w:author="Haynes, Dan" w:date="2012-03-19T12:29:00Z"/>
        </w:rPr>
      </w:pPr>
    </w:p>
    <w:p w:rsidR="006C7FF9" w:rsidDel="000D000F" w:rsidRDefault="006C7FF9" w:rsidP="006C7FF9">
      <w:pPr>
        <w:rPr>
          <w:del w:id="184" w:author="Haynes, Dan" w:date="2012-03-19T12:29:00Z"/>
        </w:rPr>
      </w:pPr>
    </w:p>
    <w:p w:rsidR="006C7FF9" w:rsidRDefault="006C7FF9" w:rsidP="00C545A3">
      <w:pPr>
        <w:pStyle w:val="Heading2"/>
        <w:numPr>
          <w:ilvl w:val="1"/>
          <w:numId w:val="21"/>
        </w:numPr>
      </w:pPr>
      <w:bookmarkStart w:id="185" w:name="_Toc319858027"/>
      <w:proofErr w:type="gramStart"/>
      <w:r>
        <w:t>unix-def:</w:t>
      </w:r>
      <w:proofErr w:type="gramEnd"/>
      <w:r>
        <w:t>xinetd_test</w:t>
      </w:r>
      <w:bookmarkEnd w:id="185"/>
    </w:p>
    <w:p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rsidR="006C7FF9" w:rsidRDefault="00877EF9" w:rsidP="006C7FF9">
      <w:pPr>
        <w:jc w:val="center"/>
      </w:pPr>
      <w:r>
        <w:object w:dxaOrig="6115" w:dyaOrig="3597">
          <v:shape id="_x0000_i1049" type="#_x0000_t75" style="width:305.8pt;height:180.4pt" o:ole="">
            <v:imagedata r:id="rId61" o:title=""/>
          </v:shape>
          <o:OLEObject Type="Embed" ProgID="Visio.Drawing.11" ShapeID="_x0000_i1049" DrawAspect="Content" ObjectID="_1404228181" r:id="rId62"/>
        </w:object>
      </w:r>
    </w:p>
    <w:p w:rsidR="006C7FF9" w:rsidRPr="00E7712E" w:rsidRDefault="006C7FF9" w:rsidP="00E7712E">
      <w:pPr>
        <w:pStyle w:val="Heading3"/>
        <w:numPr>
          <w:ilvl w:val="2"/>
          <w:numId w:val="21"/>
        </w:numPr>
      </w:pPr>
      <w:bookmarkStart w:id="186" w:name="_Toc319858028"/>
      <w:r w:rsidRPr="00E7712E">
        <w:rPr>
          <w:rStyle w:val="Emphasis"/>
          <w:i w:val="0"/>
          <w:iCs w:val="0"/>
        </w:rPr>
        <w:t>Known Supported Platforms</w:t>
      </w:r>
      <w:bookmarkEnd w:id="186"/>
    </w:p>
    <w:p w:rsidR="006C7FF9" w:rsidRDefault="006C7FF9" w:rsidP="00C545A3">
      <w:pPr>
        <w:pStyle w:val="Heading2"/>
        <w:numPr>
          <w:ilvl w:val="1"/>
          <w:numId w:val="21"/>
        </w:numPr>
      </w:pPr>
      <w:bookmarkStart w:id="187" w:name="_Toc319858029"/>
      <w:proofErr w:type="gramStart"/>
      <w:r>
        <w:t>unix-def:</w:t>
      </w:r>
      <w:proofErr w:type="gramEnd"/>
      <w:r w:rsidR="00D317C2">
        <w:t>x</w:t>
      </w:r>
      <w:r>
        <w:t>inetd_</w:t>
      </w:r>
      <w:r w:rsidRPr="00B429BF">
        <w:t>object</w:t>
      </w:r>
      <w:bookmarkEnd w:id="187"/>
    </w:p>
    <w:p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rsidR="006C7FF9" w:rsidRDefault="00570AAC" w:rsidP="006C7FF9">
      <w:pPr>
        <w:jc w:val="center"/>
        <w:rPr>
          <w:ins w:id="188" w:author="Haynes, Dan" w:date="2012-03-19T12:29:00Z"/>
        </w:rPr>
      </w:pPr>
      <w:r>
        <w:object w:dxaOrig="5652" w:dyaOrig="3546">
          <v:shape id="_x0000_i1050" type="#_x0000_t75" style="width:282.35pt;height:178pt" o:ole="">
            <v:imagedata r:id="rId63" o:title=""/>
          </v:shape>
          <o:OLEObject Type="Embed" ProgID="Visio.Drawing.11" ShapeID="_x0000_i1050" DrawAspect="Content" ObjectID="_1404228182" r:id="rId64"/>
        </w:object>
      </w:r>
    </w:p>
    <w:p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pPr>
              <w:jc w:val="center"/>
              <w:rPr>
                <w:b w:val="0"/>
                <w:bCs w:val="0"/>
              </w:rPr>
            </w:pPr>
            <w:r>
              <w:t>Property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p>
          <w:p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 xml:space="preserve">Please see the OVAL Language </w:t>
            </w:r>
            <w:proofErr w:type="gramStart"/>
            <w:r>
              <w:t>Specification</w:t>
            </w:r>
            <w:r w:rsidR="000D000F">
              <w:t>[</w:t>
            </w:r>
            <w:proofErr w:type="gramEnd"/>
            <w:r w:rsidR="000D000F">
              <w:t>2]</w:t>
            </w:r>
            <w:r>
              <w:t xml:space="preserve"> for additional information.</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Pr="009676C4" w:rsidRDefault="006C7FF9" w:rsidP="00CD1D8C">
            <w:r>
              <w:t>protocol</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service_name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proofErr w:type="gramStart"/>
            <w:r w:rsidR="00880AEE">
              <w:rPr>
                <w:rFonts w:cstheme="minorHAnsi"/>
              </w:rPr>
              <w:t>an</w:t>
            </w:r>
            <w:proofErr w:type="gramEnd"/>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6C7FF9" w:rsidRDefault="006C7FF9" w:rsidP="006C7FF9"/>
    <w:p w:rsidR="006C7FF9" w:rsidRDefault="006C7FF9" w:rsidP="006C7FF9"/>
    <w:p w:rsidR="006C7FF9" w:rsidRDefault="006C7FF9" w:rsidP="00C545A3">
      <w:pPr>
        <w:pStyle w:val="Heading2"/>
        <w:numPr>
          <w:ilvl w:val="1"/>
          <w:numId w:val="21"/>
        </w:numPr>
      </w:pPr>
      <w:bookmarkStart w:id="189" w:name="_Toc319858030"/>
      <w:r>
        <w:t>unix-def:</w:t>
      </w:r>
      <w:r w:rsidR="00880AEE">
        <w:t>x</w:t>
      </w:r>
      <w:r>
        <w:t>inetd_state</w:t>
      </w:r>
      <w:bookmarkEnd w:id="189"/>
    </w:p>
    <w:p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an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rsidR="006C7FF9" w:rsidRPr="00025742" w:rsidRDefault="00570AAC" w:rsidP="006C7FF9">
      <w:pPr>
        <w:jc w:val="center"/>
      </w:pPr>
      <w:r>
        <w:object w:dxaOrig="4039" w:dyaOrig="4873">
          <v:shape id="_x0000_i1051" type="#_x0000_t75" style="width:203.05pt;height:242.7pt" o:ole="">
            <v:imagedata r:id="rId65" o:title=""/>
          </v:shape>
          <o:OLEObject Type="Embed" ProgID="Visio.Drawing.11" ShapeID="_x0000_i1051" DrawAspect="Content" ObjectID="_1404228183"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3239"/>
        <w:gridCol w:w="1086"/>
        <w:gridCol w:w="988"/>
        <w:gridCol w:w="2246"/>
      </w:tblGrid>
      <w:tr w:rsidR="006C7FF9"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6C7FF9" w:rsidRDefault="006C7FF9" w:rsidP="00CD1D8C">
            <w:pPr>
              <w:spacing w:after="200" w:line="276" w:lineRule="auto"/>
              <w:rPr>
                <w:rFonts w:eastAsiaTheme="minorHAnsi"/>
                <w:b w:val="0"/>
                <w:bCs w:val="0"/>
                <w:color w:val="auto"/>
                <w:lang w:bidi="ar-SA"/>
              </w:rPr>
            </w:pPr>
            <w:r>
              <w:t>Property</w:t>
            </w:r>
          </w:p>
        </w:tc>
        <w:tc>
          <w:tcPr>
            <w:tcW w:w="1694"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8"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76"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6C7FF9" w:rsidRPr="009676C4" w:rsidRDefault="006C7FF9" w:rsidP="00CD1D8C">
            <w:r>
              <w:t>protocol</w:t>
            </w:r>
          </w:p>
        </w:tc>
        <w:tc>
          <w:tcPr>
            <w:tcW w:w="1694"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568"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rsidTr="009C4A82">
        <w:tc>
          <w:tcPr>
            <w:cnfStyle w:val="001000000000" w:firstRow="0" w:lastRow="0" w:firstColumn="1" w:lastColumn="0" w:oddVBand="0" w:evenVBand="0" w:oddHBand="0" w:evenHBand="0" w:firstRowFirstColumn="0" w:firstRowLastColumn="0" w:lastRowFirstColumn="0" w:lastRowLastColumn="0"/>
            <w:tcW w:w="1046" w:type="pct"/>
          </w:tcPr>
          <w:p w:rsidR="006C7FF9" w:rsidRDefault="006C7FF9" w:rsidP="00CD1D8C">
            <w:r>
              <w:t>service_name</w:t>
            </w:r>
          </w:p>
        </w:tc>
        <w:tc>
          <w:tcPr>
            <w:tcW w:w="1694"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568"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C7735E" w:rsidRDefault="00C7735E" w:rsidP="00CD1D8C">
            <w:r>
              <w:t>flags</w:t>
            </w:r>
          </w:p>
        </w:tc>
        <w:tc>
          <w:tcPr>
            <w:tcW w:w="1694" w:type="pct"/>
          </w:tcPr>
          <w:p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568"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rsidTr="009C4A82">
        <w:tc>
          <w:tcPr>
            <w:cnfStyle w:val="001000000000" w:firstRow="0" w:lastRow="0" w:firstColumn="1" w:lastColumn="0" w:oddVBand="0" w:evenVBand="0" w:oddHBand="0" w:evenHBand="0" w:firstRowFirstColumn="0" w:firstRowLastColumn="0" w:lastRowFirstColumn="0" w:lastRowLastColumn="0"/>
            <w:tcW w:w="1046" w:type="pct"/>
          </w:tcPr>
          <w:p w:rsidR="00C7735E" w:rsidRDefault="00C7735E" w:rsidP="00CD1D8C">
            <w:r>
              <w:t>no_access</w:t>
            </w:r>
          </w:p>
        </w:tc>
        <w:tc>
          <w:tcPr>
            <w:tcW w:w="1694"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568" w:type="pct"/>
          </w:tcPr>
          <w:p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C7735E" w:rsidRDefault="00C7735E" w:rsidP="00CD1D8C">
            <w:r>
              <w:t>only_from</w:t>
            </w:r>
          </w:p>
        </w:tc>
        <w:tc>
          <w:tcPr>
            <w:tcW w:w="1694"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568"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rsidTr="009C4A82">
        <w:tc>
          <w:tcPr>
            <w:cnfStyle w:val="001000000000" w:firstRow="0" w:lastRow="0" w:firstColumn="1" w:lastColumn="0" w:oddVBand="0" w:evenVBand="0" w:oddHBand="0" w:evenHBand="0" w:firstRowFirstColumn="0" w:firstRowLastColumn="0" w:lastRowFirstColumn="0" w:lastRowLastColumn="0"/>
            <w:tcW w:w="1046" w:type="pct"/>
          </w:tcPr>
          <w:p w:rsidR="00C7735E" w:rsidRDefault="00C7735E" w:rsidP="00CD1D8C">
            <w:r>
              <w:t>port</w:t>
            </w:r>
          </w:p>
        </w:tc>
        <w:tc>
          <w:tcPr>
            <w:tcW w:w="1694"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568" w:type="pct"/>
          </w:tcPr>
          <w:p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9C4A82" w:rsidRDefault="009C4A82" w:rsidP="00CD1D8C">
            <w:r>
              <w:t>server</w:t>
            </w:r>
          </w:p>
        </w:tc>
        <w:tc>
          <w:tcPr>
            <w:tcW w:w="1694"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568"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6" w:type="pct"/>
          </w:tcPr>
          <w:p w:rsidR="009C4A82" w:rsidRDefault="009C4A82" w:rsidP="00CD1D8C">
            <w:r>
              <w:t>server_arguments</w:t>
            </w:r>
          </w:p>
        </w:tc>
        <w:tc>
          <w:tcPr>
            <w:tcW w:w="1694"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568" w:type="pct"/>
          </w:tcPr>
          <w:p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30"/>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9C4A82" w:rsidRDefault="009C4A82" w:rsidP="00CD1D8C">
            <w:r>
              <w:t>socket_type</w:t>
            </w:r>
          </w:p>
        </w:tc>
        <w:tc>
          <w:tcPr>
            <w:tcW w:w="1694"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568"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6" w:type="pct"/>
          </w:tcPr>
          <w:p w:rsidR="009C4A82" w:rsidRDefault="009C4A82" w:rsidP="00CD1D8C">
            <w:r>
              <w:t>type</w:t>
            </w:r>
          </w:p>
        </w:tc>
        <w:tc>
          <w:tcPr>
            <w:tcW w:w="1694"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568"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9C4A82" w:rsidRDefault="009C4A82" w:rsidP="00CD1D8C">
            <w:r>
              <w:t>user</w:t>
            </w:r>
          </w:p>
        </w:tc>
        <w:tc>
          <w:tcPr>
            <w:tcW w:w="1694"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568"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6" w:type="pct"/>
          </w:tcPr>
          <w:p w:rsidR="009C4A82" w:rsidRDefault="009C4A82" w:rsidP="00CD1D8C">
            <w:r>
              <w:t>wait</w:t>
            </w:r>
          </w:p>
        </w:tc>
        <w:tc>
          <w:tcPr>
            <w:tcW w:w="1694"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568"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9C4A82" w:rsidRDefault="009C4A82" w:rsidP="00CD1D8C">
            <w:r>
              <w:t>disabled</w:t>
            </w:r>
          </w:p>
        </w:tc>
        <w:tc>
          <w:tcPr>
            <w:tcW w:w="1694" w:type="pct"/>
          </w:tcPr>
          <w:p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568"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6" w:type="pct"/>
          </w:tcPr>
          <w:p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rsidR="006C7FF9" w:rsidRDefault="006C7FF9" w:rsidP="00C545A3">
      <w:pPr>
        <w:pStyle w:val="Heading2"/>
        <w:numPr>
          <w:ilvl w:val="1"/>
          <w:numId w:val="21"/>
        </w:numPr>
      </w:pPr>
      <w:bookmarkStart w:id="190" w:name="_Toc319858031"/>
      <w:r>
        <w:t>unix-sc:</w:t>
      </w:r>
      <w:r w:rsidR="00A52A23">
        <w:t>x</w:t>
      </w:r>
      <w:r>
        <w:t>inetd_item</w:t>
      </w:r>
      <w:bookmarkEnd w:id="190"/>
    </w:p>
    <w:p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rsidR="006C7FF9" w:rsidRDefault="00570AAC" w:rsidP="004B65E5">
      <w:pPr>
        <w:jc w:val="center"/>
      </w:pPr>
      <w:r>
        <w:object w:dxaOrig="3976" w:dyaOrig="4225">
          <v:shape id="_x0000_i1052" type="#_x0000_t75" style="width:198.2pt;height:211.15pt" o:ole="">
            <v:imagedata r:id="rId67" o:title=""/>
          </v:shape>
          <o:OLEObject Type="Embed" ProgID="Visio.Drawing.11" ShapeID="_x0000_i1052" DrawAspect="Content" ObjectID="_1404228184"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pPr>
              <w:spacing w:after="200" w:line="276" w:lineRule="auto"/>
              <w:rPr>
                <w:rFonts w:eastAsiaTheme="minorHAnsi"/>
                <w:b w:val="0"/>
                <w:bCs w:val="0"/>
                <w:color w:val="auto"/>
                <w:lang w:bidi="ar-SA"/>
              </w:rPr>
            </w:pPr>
            <w:r>
              <w:t>Property</w:t>
            </w:r>
          </w:p>
        </w:tc>
        <w:tc>
          <w:tcPr>
            <w:tcW w:w="1691"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Pr="009676C4" w:rsidRDefault="009C4A82" w:rsidP="009C4A82">
            <w:r>
              <w:t>protocol</w:t>
            </w:r>
          </w:p>
        </w:tc>
        <w:tc>
          <w:tcPr>
            <w:tcW w:w="1691"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service_name</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flags</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no_access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only_from</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port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server_arguments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40"/>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socket_type</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type</w:t>
            </w:r>
          </w:p>
        </w:tc>
        <w:tc>
          <w:tcPr>
            <w:tcW w:w="1691" w:type="pct"/>
          </w:tcPr>
          <w:p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user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wait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disabled</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rsidR="006C7FF9" w:rsidRDefault="006C7FF9" w:rsidP="006C7FF9"/>
    <w:p w:rsidR="006C7FF9" w:rsidDel="00BC7447" w:rsidRDefault="006C7FF9" w:rsidP="006C7FF9">
      <w:pPr>
        <w:rPr>
          <w:del w:id="191" w:author="Haynes, Dan" w:date="2012-03-19T12:37:00Z"/>
        </w:rPr>
      </w:pPr>
    </w:p>
    <w:p w:rsidR="006C7FF9" w:rsidDel="00BC7447" w:rsidRDefault="006C7FF9" w:rsidP="006C7FF9">
      <w:pPr>
        <w:rPr>
          <w:del w:id="192" w:author="Haynes, Dan" w:date="2012-03-19T12:37:00Z"/>
        </w:rPr>
      </w:pPr>
    </w:p>
    <w:p w:rsidR="006C7FF9" w:rsidDel="00BC7447" w:rsidRDefault="006C7FF9" w:rsidP="006C7FF9">
      <w:pPr>
        <w:rPr>
          <w:del w:id="193" w:author="Haynes, Dan" w:date="2012-03-19T12:37:00Z"/>
        </w:rPr>
      </w:pPr>
    </w:p>
    <w:p w:rsidR="006C7FF9" w:rsidRDefault="006C7FF9" w:rsidP="00C545A3">
      <w:pPr>
        <w:pStyle w:val="Heading2"/>
        <w:numPr>
          <w:ilvl w:val="1"/>
          <w:numId w:val="21"/>
        </w:numPr>
      </w:pPr>
      <w:bookmarkStart w:id="194" w:name="_Toc319858032"/>
      <w:r>
        <w:t>unix-def:EntityState</w:t>
      </w:r>
      <w:r w:rsidR="00AD0A15">
        <w:t>XinetdTypeStatus</w:t>
      </w:r>
      <w:r>
        <w:t>Type</w:t>
      </w:r>
      <w:bookmarkEnd w:id="194"/>
    </w:p>
    <w:p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INTERNAL</w:t>
            </w:r>
          </w:p>
        </w:tc>
        <w:tc>
          <w:tcPr>
            <w:tcW w:w="6408" w:type="dxa"/>
            <w:tcBorders>
              <w:left w:val="single" w:sz="4" w:space="0" w:color="auto"/>
            </w:tcBorders>
            <w:shd w:val="clear" w:color="auto" w:fill="auto"/>
            <w:hideMark/>
          </w:tcPr>
          <w:p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UNLISTED</w:t>
            </w:r>
          </w:p>
        </w:tc>
        <w:tc>
          <w:tcPr>
            <w:tcW w:w="6408" w:type="dxa"/>
            <w:tcBorders>
              <w:left w:val="single" w:sz="4" w:space="0" w:color="auto"/>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TCPMUXPLUS</w:t>
            </w:r>
          </w:p>
        </w:tc>
        <w:tc>
          <w:tcPr>
            <w:tcW w:w="6408" w:type="dxa"/>
            <w:tcBorders>
              <w:left w:val="single" w:sz="4" w:space="0" w:color="000000" w:themeColor="text1"/>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C545A3">
      <w:pPr>
        <w:pStyle w:val="Heading2"/>
        <w:numPr>
          <w:ilvl w:val="1"/>
          <w:numId w:val="21"/>
        </w:numPr>
      </w:pPr>
      <w:bookmarkStart w:id="195" w:name="_Toc319858033"/>
      <w:r>
        <w:t>unix-sc:</w:t>
      </w:r>
      <w:r w:rsidR="002A51D2">
        <w:t>EntityItemXinetdTypeStatus</w:t>
      </w:r>
      <w:r>
        <w:t>Type</w:t>
      </w:r>
      <w:bookmarkEnd w:id="195"/>
    </w:p>
    <w:p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INTERNAL</w:t>
            </w:r>
          </w:p>
        </w:tc>
        <w:tc>
          <w:tcPr>
            <w:tcW w:w="6408" w:type="dxa"/>
            <w:tcBorders>
              <w:left w:val="single" w:sz="4" w:space="0" w:color="auto"/>
            </w:tcBorders>
            <w:shd w:val="clear" w:color="auto" w:fill="auto"/>
            <w:hideMark/>
          </w:tcPr>
          <w:p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UNLISTED</w:t>
            </w:r>
          </w:p>
        </w:tc>
        <w:tc>
          <w:tcPr>
            <w:tcW w:w="6408" w:type="dxa"/>
            <w:tcBorders>
              <w:left w:val="single" w:sz="4" w:space="0" w:color="auto"/>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TCPMUXPLUS</w:t>
            </w:r>
          </w:p>
        </w:tc>
        <w:tc>
          <w:tcPr>
            <w:tcW w:w="6408" w:type="dxa"/>
            <w:tcBorders>
              <w:left w:val="single" w:sz="4" w:space="0" w:color="000000" w:themeColor="text1"/>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F35D87" w:rsidDel="00A956E7" w:rsidRDefault="00F35D87" w:rsidP="00F35D87">
      <w:pPr>
        <w:rPr>
          <w:del w:id="196" w:author="Haynes, Dan" w:date="2012-03-18T19:05:00Z"/>
        </w:rPr>
      </w:pPr>
    </w:p>
    <w:p w:rsidR="00F35D87" w:rsidRDefault="00F35D87" w:rsidP="00F35D87">
      <w:pPr>
        <w:pStyle w:val="Heading2"/>
        <w:numPr>
          <w:ilvl w:val="1"/>
          <w:numId w:val="5"/>
        </w:numPr>
      </w:pPr>
      <w:proofErr w:type="gramStart"/>
      <w:r>
        <w:t>unix-def:</w:t>
      </w:r>
      <w:proofErr w:type="gramEnd"/>
      <w:r>
        <w:t>password</w:t>
      </w:r>
      <w:r>
        <w:t>_test</w:t>
      </w:r>
    </w:p>
    <w:p w:rsidR="00F35D87" w:rsidRDefault="00F35D87" w:rsidP="00F35D87">
      <w:r>
        <w:t xml:space="preserve">The </w:t>
      </w:r>
      <w:r w:rsidR="00551836">
        <w:rPr>
          <w:rFonts w:ascii="Courier New" w:hAnsi="Courier New"/>
        </w:rPr>
        <w:t>password</w:t>
      </w:r>
      <w:r w:rsidRPr="004A31A8">
        <w:rPr>
          <w:rFonts w:ascii="Courier New" w:hAnsi="Courier New"/>
        </w:rPr>
        <w:t>_test</w:t>
      </w:r>
      <w:r>
        <w:t xml:space="preserve"> is used to make assertions about </w:t>
      </w:r>
      <w:r w:rsidR="00551836">
        <w:t>metadata associated with a UNIX password file</w:t>
      </w:r>
      <w:r w:rsidR="00A57D40">
        <w:rPr>
          <w:rStyle w:val="FootnoteReference"/>
        </w:rPr>
        <w:footnoteReference w:id="148"/>
      </w:r>
      <w:r w:rsidR="00551836">
        <w:t>, usually returned by the passwd command</w:t>
      </w:r>
      <w:r>
        <w:rPr>
          <w:rStyle w:val="FootnoteReference"/>
        </w:rPr>
        <w:footnoteReference w:id="149"/>
      </w:r>
      <w:r>
        <w:t>.</w:t>
      </w:r>
      <w:r>
        <w:rPr>
          <w:rFonts w:cstheme="minorHAnsi"/>
          <w:color w:val="000000"/>
        </w:rPr>
        <w:t xml:space="preserve"> </w:t>
      </w:r>
      <w:r w:rsidRPr="00A3243D">
        <w:rPr>
          <w:rFonts w:cstheme="minorHAnsi"/>
        </w:rPr>
        <w:t>T</w:t>
      </w:r>
      <w:r w:rsidRPr="00A3243D">
        <w:t xml:space="preserve">he </w:t>
      </w:r>
      <w:r w:rsidR="00551836">
        <w:rPr>
          <w:rFonts w:ascii="Courier New" w:hAnsi="Courier New"/>
        </w:rPr>
        <w:t>password</w:t>
      </w:r>
      <w:r w:rsidRPr="004A31A8">
        <w:rPr>
          <w:rFonts w:ascii="Courier New" w:hAnsi="Courier New"/>
        </w:rPr>
        <w:t>_test</w:t>
      </w:r>
      <w:r>
        <w:t xml:space="preserve"> </w:t>
      </w:r>
      <w:r w:rsidRPr="00A3243D">
        <w:t xml:space="preserve">MUST reference one </w:t>
      </w:r>
      <w:r w:rsidR="00551836">
        <w:rPr>
          <w:rFonts w:ascii="Courier New" w:hAnsi="Courier New"/>
        </w:rPr>
        <w:t>password</w:t>
      </w:r>
      <w:r w:rsidRPr="004A31A8">
        <w:rPr>
          <w:rFonts w:ascii="Courier New" w:hAnsi="Courier New"/>
        </w:rPr>
        <w:t>_object</w:t>
      </w:r>
      <w:r w:rsidRPr="00A3243D">
        <w:t xml:space="preserve"> and zero or more </w:t>
      </w:r>
      <w:r w:rsidR="00551836">
        <w:rPr>
          <w:rFonts w:ascii="Courier New" w:hAnsi="Courier New"/>
        </w:rPr>
        <w:t>password</w:t>
      </w:r>
      <w:r w:rsidRPr="004A31A8">
        <w:rPr>
          <w:rFonts w:ascii="Courier New" w:hAnsi="Courier New"/>
        </w:rPr>
        <w:t>_states</w:t>
      </w:r>
      <w:r w:rsidRPr="00A3243D">
        <w:t>.</w:t>
      </w:r>
    </w:p>
    <w:p w:rsidR="00F35D87" w:rsidRDefault="005D5F53" w:rsidP="00F35D87">
      <w:pPr>
        <w:jc w:val="center"/>
      </w:pPr>
      <w:r>
        <w:object w:dxaOrig="6627" w:dyaOrig="3597">
          <v:shape id="_x0000_i1062" type="#_x0000_t75" style="width:331.7pt;height:179.6pt" o:ole="">
            <v:imagedata r:id="rId69" o:title=""/>
          </v:shape>
          <o:OLEObject Type="Embed" ProgID="Visio.Drawing.11" ShapeID="_x0000_i1062" DrawAspect="Content" ObjectID="_1404228185" r:id="rId70"/>
        </w:object>
      </w:r>
    </w:p>
    <w:p w:rsidR="00F35D87" w:rsidRDefault="00F35D87" w:rsidP="00F35D87">
      <w:pPr>
        <w:pStyle w:val="Heading3"/>
        <w:numPr>
          <w:ilvl w:val="2"/>
          <w:numId w:val="5"/>
        </w:numPr>
        <w:rPr>
          <w:rStyle w:val="Emphasis"/>
          <w:i w:val="0"/>
          <w:iCs w:val="0"/>
        </w:rPr>
      </w:pPr>
      <w:r w:rsidRPr="00124A56">
        <w:rPr>
          <w:rStyle w:val="Emphasis"/>
          <w:i w:val="0"/>
          <w:iCs w:val="0"/>
        </w:rPr>
        <w:t>Known Supported Platforms</w:t>
      </w:r>
    </w:p>
    <w:p w:rsidR="00F35D87" w:rsidRPr="000D04F2" w:rsidRDefault="00F35D87" w:rsidP="00F35D87">
      <w:pPr>
        <w:pStyle w:val="ListParagraph"/>
        <w:numPr>
          <w:ilvl w:val="0"/>
          <w:numId w:val="33"/>
        </w:numPr>
        <w:rPr>
          <w:rStyle w:val="Emphasis"/>
          <w:i w:val="0"/>
          <w:iCs w:val="0"/>
        </w:rPr>
      </w:pPr>
      <w:r w:rsidRPr="000D04F2">
        <w:rPr>
          <w:rStyle w:val="Emphasis"/>
          <w:i w:val="0"/>
          <w:iCs w:val="0"/>
        </w:rPr>
        <w:t>Red Hat Enterprise Linux 5</w:t>
      </w:r>
    </w:p>
    <w:p w:rsidR="00F35D87" w:rsidRPr="000D04F2" w:rsidRDefault="00F35D87" w:rsidP="00F35D87">
      <w:pPr>
        <w:pStyle w:val="ListParagraph"/>
        <w:numPr>
          <w:ilvl w:val="0"/>
          <w:numId w:val="33"/>
        </w:numPr>
        <w:rPr>
          <w:rStyle w:val="Emphasis"/>
          <w:i w:val="0"/>
          <w:iCs w:val="0"/>
        </w:rPr>
      </w:pPr>
      <w:r w:rsidRPr="000D04F2">
        <w:rPr>
          <w:rStyle w:val="Emphasis"/>
          <w:i w:val="0"/>
          <w:iCs w:val="0"/>
        </w:rPr>
        <w:t>Mac OSX 10.6</w:t>
      </w:r>
    </w:p>
    <w:p w:rsidR="00F35D87" w:rsidRPr="000D04F2" w:rsidRDefault="00F35D87" w:rsidP="00F35D87">
      <w:pPr>
        <w:pStyle w:val="ListParagraph"/>
        <w:numPr>
          <w:ilvl w:val="0"/>
          <w:numId w:val="33"/>
        </w:numPr>
        <w:rPr>
          <w:rStyle w:val="Emphasis"/>
          <w:i w:val="0"/>
          <w:iCs w:val="0"/>
        </w:rPr>
      </w:pPr>
      <w:r>
        <w:rPr>
          <w:rStyle w:val="Emphasis"/>
          <w:i w:val="0"/>
          <w:iCs w:val="0"/>
        </w:rPr>
        <w:t>Solaris 10</w:t>
      </w:r>
    </w:p>
    <w:p w:rsidR="00F35D87" w:rsidRDefault="00F35D87" w:rsidP="00F35D87">
      <w:pPr>
        <w:pStyle w:val="Heading2"/>
        <w:numPr>
          <w:ilvl w:val="1"/>
          <w:numId w:val="5"/>
        </w:numPr>
      </w:pPr>
      <w:proofErr w:type="gramStart"/>
      <w:r>
        <w:t>unix-def:</w:t>
      </w:r>
      <w:proofErr w:type="gramEnd"/>
      <w:r>
        <w:t>p</w:t>
      </w:r>
      <w:r w:rsidR="00A57D40">
        <w:t>assword</w:t>
      </w:r>
      <w:r>
        <w:t>_</w:t>
      </w:r>
      <w:r w:rsidRPr="00B429BF">
        <w:t>object</w:t>
      </w:r>
    </w:p>
    <w:p w:rsidR="00F35D87" w:rsidRDefault="00F35D87" w:rsidP="00F35D87">
      <w:r w:rsidRPr="005F2E1E">
        <w:t xml:space="preserve">The </w:t>
      </w:r>
      <w:r w:rsidR="00A57D40">
        <w:rPr>
          <w:rFonts w:ascii="Courier New" w:hAnsi="Courier New"/>
        </w:rPr>
        <w:t>password</w:t>
      </w:r>
      <w:r w:rsidR="00A57D40" w:rsidRPr="004A31A8">
        <w:rPr>
          <w:rFonts w:ascii="Courier New" w:hAnsi="Courier New"/>
        </w:rPr>
        <w:t>_</w:t>
      </w:r>
      <w:r w:rsidR="00A57D40">
        <w:rPr>
          <w:rFonts w:ascii="Courier New" w:hAnsi="Courier New"/>
        </w:rPr>
        <w:t>object</w:t>
      </w:r>
      <w:r w:rsidR="00A57D40">
        <w:t xml:space="preserve"> </w:t>
      </w:r>
      <w:r>
        <w:t>construct</w:t>
      </w:r>
      <w:r w:rsidRPr="005F2E1E">
        <w:t xml:space="preserve"> define</w:t>
      </w:r>
      <w:r>
        <w:t>s</w:t>
      </w:r>
      <w:r w:rsidRPr="005F2E1E">
        <w:t xml:space="preserve"> the </w:t>
      </w:r>
      <w:r w:rsidR="00A57D40">
        <w:t xml:space="preserve">password file metadata </w:t>
      </w:r>
      <w:r>
        <w:t xml:space="preserve">whose associated information should be collected and represented as </w:t>
      </w:r>
      <w:r w:rsidR="00A57D40">
        <w:rPr>
          <w:rFonts w:ascii="Courier New" w:hAnsi="Courier New"/>
        </w:rPr>
        <w:t>password</w:t>
      </w:r>
      <w:r w:rsidRPr="004A31A8">
        <w:rPr>
          <w:rFonts w:ascii="Courier New" w:hAnsi="Courier New"/>
        </w:rPr>
        <w:t>_items</w:t>
      </w:r>
      <w:r w:rsidR="00093443">
        <w:rPr>
          <w:rStyle w:val="FootnoteReference"/>
        </w:rPr>
        <w:footnoteReference w:id="150"/>
      </w:r>
    </w:p>
    <w:p w:rsidR="00F35D87" w:rsidRDefault="005D5F53" w:rsidP="00F35D87">
      <w:pPr>
        <w:jc w:val="center"/>
        <w:rPr>
          <w:ins w:id="197" w:author="Haynes, Dan" w:date="2012-03-18T19:07:00Z"/>
        </w:rPr>
      </w:pPr>
      <w:r>
        <w:object w:dxaOrig="5473" w:dyaOrig="3488">
          <v:shape id="_x0000_i1066" type="#_x0000_t75" style="width:273.45pt;height:174.75pt" o:ole="">
            <v:imagedata r:id="rId71" o:title=""/>
          </v:shape>
          <o:OLEObject Type="Embed" ProgID="Visio.Drawing.11" ShapeID="_x0000_i1066" DrawAspect="Content" ObjectID="_1404228186" r:id="rId72"/>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8"/>
        <w:gridCol w:w="2280"/>
        <w:gridCol w:w="1264"/>
        <w:gridCol w:w="915"/>
        <w:gridCol w:w="3989"/>
      </w:tblGrid>
      <w:tr w:rsidR="00F35D87" w:rsidTr="000F5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35D87" w:rsidRDefault="00F35D87" w:rsidP="000F5B2A">
            <w:pPr>
              <w:jc w:val="center"/>
              <w:rPr>
                <w:b w:val="0"/>
                <w:bCs w:val="0"/>
              </w:rPr>
            </w:pPr>
            <w:r>
              <w:t>Property</w:t>
            </w:r>
          </w:p>
        </w:tc>
        <w:tc>
          <w:tcPr>
            <w:tcW w:w="0" w:type="auto"/>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35D87" w:rsidRPr="009F2226" w:rsidTr="000F5B2A">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F35D87" w:rsidRDefault="00F35D87" w:rsidP="000F5B2A">
            <w:r>
              <w:t>set</w:t>
            </w:r>
          </w:p>
        </w:tc>
        <w:tc>
          <w:tcPr>
            <w:tcW w:w="0" w:type="auto"/>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093443">
              <w:rPr>
                <w:rFonts w:ascii="Courier New" w:hAnsi="Courier New"/>
              </w:rPr>
              <w:t>password</w:t>
            </w:r>
            <w:r w:rsidR="00093443" w:rsidRPr="004A31A8">
              <w:rPr>
                <w:rFonts w:ascii="Courier New" w:hAnsi="Courier New"/>
              </w:rPr>
              <w:t xml:space="preserve"> </w:t>
            </w:r>
            <w:r w:rsidRPr="004A31A8">
              <w:rPr>
                <w:rFonts w:ascii="Courier New" w:hAnsi="Courier New"/>
              </w:rPr>
              <w:t>_objects</w:t>
            </w:r>
            <w:r w:rsidRPr="00634E48">
              <w:t xml:space="preserve"> that are the result of logically combining and filtering the </w:t>
            </w:r>
            <w:r w:rsidR="00093443">
              <w:rPr>
                <w:rFonts w:ascii="Courier New" w:hAnsi="Courier New"/>
              </w:rPr>
              <w:t>password</w:t>
            </w:r>
            <w:r w:rsidR="00093443" w:rsidRPr="004A31A8">
              <w:rPr>
                <w:rFonts w:ascii="Courier New" w:hAnsi="Courier New"/>
              </w:rPr>
              <w:t xml:space="preserve"> </w:t>
            </w:r>
            <w:r w:rsidRPr="004A31A8">
              <w:rPr>
                <w:rFonts w:ascii="Courier New" w:hAnsi="Courier New"/>
              </w:rPr>
              <w:t>_items</w:t>
            </w:r>
            <w:r w:rsidRPr="00634E48">
              <w:t xml:space="preserve"> that are identified by one or more </w:t>
            </w:r>
            <w:r w:rsidR="00093443">
              <w:rPr>
                <w:rFonts w:ascii="Courier New" w:hAnsi="Courier New"/>
              </w:rPr>
              <w:t>password</w:t>
            </w:r>
            <w:r w:rsidR="00093443" w:rsidRPr="004A31A8">
              <w:rPr>
                <w:rFonts w:ascii="Courier New" w:hAnsi="Courier New"/>
              </w:rPr>
              <w:t xml:space="preserve"> </w:t>
            </w:r>
            <w:r w:rsidRPr="004A31A8">
              <w:rPr>
                <w:rFonts w:ascii="Courier New" w:hAnsi="Courier New"/>
              </w:rPr>
              <w:t>_objects</w:t>
            </w:r>
            <w:r w:rsidRPr="00634E48">
              <w:t>.</w:t>
            </w:r>
            <w:r>
              <w:t xml:space="preserve">  </w:t>
            </w:r>
          </w:p>
          <w:p w:rsidR="00F35D87" w:rsidRDefault="00F35D87" w:rsidP="000F5B2A">
            <w:pPr>
              <w:cnfStyle w:val="000000100000" w:firstRow="0" w:lastRow="0" w:firstColumn="0" w:lastColumn="0" w:oddVBand="0" w:evenVBand="0" w:oddHBand="1" w:evenHBand="0" w:firstRowFirstColumn="0" w:firstRowLastColumn="0" w:lastRowFirstColumn="0" w:lastRowLastColumn="0"/>
            </w:pPr>
          </w:p>
          <w:p w:rsidR="00F35D87" w:rsidRDefault="00F35D87" w:rsidP="000F5B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F35D87" w:rsidRPr="009F2226" w:rsidTr="000F5B2A">
        <w:tc>
          <w:tcPr>
            <w:cnfStyle w:val="001000000000" w:firstRow="0" w:lastRow="0" w:firstColumn="1" w:lastColumn="0" w:oddVBand="0" w:evenVBand="0" w:oddHBand="0" w:evenHBand="0" w:firstRowFirstColumn="0" w:firstRowLastColumn="0" w:lastRowFirstColumn="0" w:lastRowLastColumn="0"/>
            <w:tcW w:w="0" w:type="auto"/>
          </w:tcPr>
          <w:p w:rsidR="00F35D87" w:rsidRPr="009676C4" w:rsidRDefault="00A57D40" w:rsidP="000F5B2A">
            <w:r>
              <w:t>username</w:t>
            </w:r>
          </w:p>
        </w:tc>
        <w:tc>
          <w:tcPr>
            <w:tcW w:w="0" w:type="auto"/>
          </w:tcPr>
          <w:p w:rsidR="00F35D87" w:rsidRDefault="00F35D87" w:rsidP="000F5B2A">
            <w:pPr>
              <w:cnfStyle w:val="000000000000" w:firstRow="0" w:lastRow="0" w:firstColumn="0" w:lastColumn="0" w:oddVBand="0" w:evenVBand="0" w:oddHBand="0" w:evenHBand="0" w:firstRowFirstColumn="0" w:firstRowLastColumn="0" w:lastRowFirstColumn="0" w:lastRowLastColumn="0"/>
            </w:pPr>
            <w:r>
              <w:t>oval-def:</w:t>
            </w:r>
          </w:p>
          <w:p w:rsidR="00F35D87" w:rsidRPr="0031429A" w:rsidRDefault="00F35D87" w:rsidP="000F5B2A">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F35D87" w:rsidRPr="0031429A" w:rsidRDefault="00F35D87" w:rsidP="000F5B2A">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F35D87" w:rsidRPr="00E74797" w:rsidRDefault="00F35D87"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F35D87" w:rsidRPr="00A57D40" w:rsidRDefault="00F35D87" w:rsidP="00A57D4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956E7">
              <w:rPr>
                <w:rFonts w:cstheme="minorHAnsi"/>
                <w:color w:val="000000"/>
              </w:rPr>
              <w:t xml:space="preserve">Specifies </w:t>
            </w:r>
            <w:r w:rsidR="00A57D40">
              <w:rPr>
                <w:rFonts w:cstheme="minorHAnsi"/>
                <w:color w:val="000000"/>
              </w:rPr>
              <w:t>the user(s)' account whose password is to be evaluated</w:t>
            </w:r>
            <w:r w:rsidRPr="00A956E7">
              <w:rPr>
                <w:rFonts w:cstheme="minorHAnsi"/>
                <w:color w:val="000000"/>
              </w:rPr>
              <w:t>.</w:t>
            </w:r>
          </w:p>
        </w:tc>
      </w:tr>
      <w:tr w:rsidR="00F35D87" w:rsidRPr="009F2226" w:rsidTr="000F5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35D87" w:rsidRDefault="00F35D87" w:rsidP="000F5B2A">
            <w:r>
              <w:t>filter</w:t>
            </w:r>
          </w:p>
        </w:tc>
        <w:tc>
          <w:tcPr>
            <w:tcW w:w="0" w:type="auto"/>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F35D87" w:rsidRPr="00E74797" w:rsidRDefault="00F35D87" w:rsidP="000F5B2A">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F35D87" w:rsidRDefault="00F35D87" w:rsidP="000F5B2A">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093443">
              <w:rPr>
                <w:rFonts w:ascii="Courier New" w:hAnsi="Courier New"/>
              </w:rPr>
              <w:t>password</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093443">
              <w:rPr>
                <w:rFonts w:ascii="Courier New" w:hAnsi="Courier New" w:cstheme="minorHAnsi"/>
              </w:rPr>
              <w:t>password</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093443">
              <w:rPr>
                <w:rFonts w:ascii="Courier New" w:hAnsi="Courier New"/>
              </w:rPr>
              <w:t>password</w:t>
            </w:r>
            <w:r w:rsidRPr="004A31A8">
              <w:rPr>
                <w:rFonts w:ascii="Courier New" w:hAnsi="Courier New" w:cstheme="minorHAnsi"/>
              </w:rPr>
              <w:t>_object</w:t>
            </w:r>
            <w:r w:rsidRPr="00E74797">
              <w:rPr>
                <w:rFonts w:cstheme="minorHAnsi"/>
              </w:rPr>
              <w:t xml:space="preserve">.  </w:t>
            </w:r>
          </w:p>
          <w:p w:rsidR="00F35D87" w:rsidRDefault="00F35D87" w:rsidP="000F5B2A">
            <w:pPr>
              <w:cnfStyle w:val="000000100000" w:firstRow="0" w:lastRow="0" w:firstColumn="0" w:lastColumn="0" w:oddVBand="0" w:evenVBand="0" w:oddHBand="1" w:evenHBand="0" w:firstRowFirstColumn="0" w:firstRowLastColumn="0" w:lastRowFirstColumn="0" w:lastRowLastColumn="0"/>
              <w:rPr>
                <w:rFonts w:cstheme="minorHAnsi"/>
              </w:rPr>
            </w:pPr>
          </w:p>
          <w:p w:rsidR="00F35D87" w:rsidRPr="00E74797" w:rsidRDefault="00F35D87"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F35D87" w:rsidRDefault="00F35D87" w:rsidP="00F35D87"/>
    <w:p w:rsidR="00F35D87" w:rsidRDefault="00F35D87" w:rsidP="00F35D87"/>
    <w:p w:rsidR="00F35D87" w:rsidRDefault="00F35D87" w:rsidP="00F35D87">
      <w:pPr>
        <w:pStyle w:val="Heading2"/>
        <w:numPr>
          <w:ilvl w:val="1"/>
          <w:numId w:val="5"/>
        </w:numPr>
      </w:pPr>
      <w:proofErr w:type="gramStart"/>
      <w:r>
        <w:t>unix-def:</w:t>
      </w:r>
      <w:proofErr w:type="gramEnd"/>
      <w:r w:rsidR="00093443">
        <w:t>password</w:t>
      </w:r>
      <w:r>
        <w:t>_state</w:t>
      </w:r>
    </w:p>
    <w:p w:rsidR="00F35D87" w:rsidRDefault="00F35D87" w:rsidP="00F35D87">
      <w:r w:rsidRPr="005F2E1E">
        <w:t xml:space="preserve">The </w:t>
      </w:r>
      <w:r w:rsidR="00093443">
        <w:rPr>
          <w:rFonts w:ascii="Courier New" w:hAnsi="Courier New"/>
        </w:rPr>
        <w:t>password</w:t>
      </w:r>
      <w:r w:rsidRPr="00C43D0E">
        <w:rPr>
          <w:rFonts w:ascii="Courier New" w:hAnsi="Courier New"/>
        </w:rPr>
        <w:t>_state</w:t>
      </w:r>
      <w:r w:rsidRPr="005F2E1E">
        <w:t xml:space="preserve"> </w:t>
      </w:r>
      <w:r>
        <w:t>construct</w:t>
      </w:r>
      <w:r w:rsidRPr="005F2E1E">
        <w:t xml:space="preserve"> </w:t>
      </w:r>
      <w:r>
        <w:t xml:space="preserve">is used by a </w:t>
      </w:r>
      <w:r w:rsidR="00093443">
        <w:rPr>
          <w:rFonts w:ascii="Courier New" w:hAnsi="Courier New"/>
        </w:rPr>
        <w:t>password</w:t>
      </w:r>
      <w:r w:rsidRPr="00C43D0E">
        <w:rPr>
          <w:rFonts w:ascii="Courier New" w:hAnsi="Courier New"/>
        </w:rPr>
        <w:t>_test</w:t>
      </w:r>
      <w:r>
        <w:t xml:space="preserve"> to specify information about </w:t>
      </w:r>
      <w:r w:rsidR="00093443">
        <w:t>password file metadata</w:t>
      </w:r>
      <w:r w:rsidR="00093443">
        <w:t xml:space="preserve"> on UNIX platforms</w:t>
      </w:r>
      <w:r w:rsidR="00093443">
        <w:rPr>
          <w:rStyle w:val="FootnoteReference"/>
        </w:rPr>
        <w:footnoteReference w:id="151"/>
      </w:r>
      <w:r>
        <w:t>.</w:t>
      </w:r>
    </w:p>
    <w:p w:rsidR="00F35D87" w:rsidRPr="00025742" w:rsidRDefault="005D5F53" w:rsidP="00F35D87">
      <w:pPr>
        <w:jc w:val="center"/>
      </w:pPr>
      <w:r>
        <w:object w:dxaOrig="3705" w:dyaOrig="3913">
          <v:shape id="_x0000_i1068" type="#_x0000_t75" style="width:185.25pt;height:195.8pt" o:ole="">
            <v:imagedata r:id="rId73" o:title=""/>
          </v:shape>
          <o:OLEObject Type="Embed" ProgID="Visio.Drawing.11" ShapeID="_x0000_i1068" DrawAspect="Content" ObjectID="_1404228187" r:id="rId74"/>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F35D87" w:rsidTr="000F5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F35D87" w:rsidRDefault="00F35D87" w:rsidP="000F5B2A">
            <w:pPr>
              <w:spacing w:after="200" w:line="276" w:lineRule="auto"/>
              <w:rPr>
                <w:rFonts w:eastAsiaTheme="minorHAnsi"/>
                <w:b w:val="0"/>
                <w:bCs w:val="0"/>
                <w:color w:val="auto"/>
                <w:lang w:bidi="ar-SA"/>
              </w:rPr>
            </w:pPr>
            <w:r>
              <w:t>Property</w:t>
            </w:r>
          </w:p>
        </w:tc>
        <w:tc>
          <w:tcPr>
            <w:tcW w:w="1553" w:type="pct"/>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6E14" w:rsidRPr="009F2226" w:rsidTr="000F5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6E14" w:rsidRPr="009676C4" w:rsidRDefault="004F6E14" w:rsidP="000F5B2A">
            <w:r>
              <w:t>username</w:t>
            </w:r>
          </w:p>
        </w:tc>
        <w:tc>
          <w:tcPr>
            <w:tcW w:w="1553" w:type="pct"/>
          </w:tcPr>
          <w:p w:rsidR="004F6E14" w:rsidRPr="0031429A" w:rsidRDefault="004F6E14" w:rsidP="000F5B2A">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4F6E14" w:rsidRPr="0031429A" w:rsidRDefault="004F6E14" w:rsidP="000F5B2A">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6E14" w:rsidRPr="00F5484A" w:rsidRDefault="004F6E14"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6E14" w:rsidRPr="00A57D40" w:rsidRDefault="004F6E14"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956E7">
              <w:rPr>
                <w:rFonts w:cstheme="minorHAnsi"/>
                <w:color w:val="000000"/>
              </w:rPr>
              <w:t xml:space="preserve">Specifies </w:t>
            </w:r>
            <w:r>
              <w:rPr>
                <w:rFonts w:cstheme="minorHAnsi"/>
                <w:color w:val="000000"/>
              </w:rPr>
              <w:t>the user(s)' account whose password is to be evaluated</w:t>
            </w:r>
            <w:r w:rsidRPr="00A956E7">
              <w:rPr>
                <w:rFonts w:cstheme="minorHAnsi"/>
                <w:color w:val="000000"/>
              </w:rPr>
              <w:t>.</w:t>
            </w:r>
          </w:p>
        </w:tc>
      </w:tr>
      <w:tr w:rsidR="00F35D87" w:rsidRPr="009F2226" w:rsidTr="000F5B2A">
        <w:tc>
          <w:tcPr>
            <w:cnfStyle w:val="001000000000" w:firstRow="0" w:lastRow="0" w:firstColumn="1" w:lastColumn="0" w:oddVBand="0" w:evenVBand="0" w:oddHBand="0" w:evenHBand="0" w:firstRowFirstColumn="0" w:firstRowLastColumn="0" w:lastRowFirstColumn="0" w:lastRowLastColumn="0"/>
            <w:tcW w:w="1046" w:type="pct"/>
          </w:tcPr>
          <w:p w:rsidR="00F35D87" w:rsidRDefault="00093443" w:rsidP="000F5B2A">
            <w:r>
              <w:t>password</w:t>
            </w:r>
          </w:p>
        </w:tc>
        <w:tc>
          <w:tcPr>
            <w:tcW w:w="1553" w:type="pct"/>
          </w:tcPr>
          <w:p w:rsidR="00F35D87" w:rsidRDefault="00F35D87" w:rsidP="000F5B2A">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F35D87" w:rsidRDefault="00F35D87" w:rsidP="000F5B2A">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35D87" w:rsidRPr="00F5484A" w:rsidRDefault="00F35D87"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F35D87" w:rsidRPr="001E1138" w:rsidRDefault="004F6E14" w:rsidP="000F5B2A">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4F6E14">
              <w:rPr>
                <w:rFonts w:cstheme="minorHAnsi"/>
                <w:color w:val="000000"/>
              </w:rPr>
              <w:t>This is the encrypted version of the user's password.</w:t>
            </w:r>
          </w:p>
        </w:tc>
      </w:tr>
      <w:tr w:rsidR="00F35D87" w:rsidRPr="009F2226" w:rsidTr="000F5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F35D87" w:rsidRDefault="00093443" w:rsidP="000F5B2A">
            <w:r>
              <w:t>user_id</w:t>
            </w:r>
          </w:p>
        </w:tc>
        <w:tc>
          <w:tcPr>
            <w:tcW w:w="1553" w:type="pct"/>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35D87" w:rsidRPr="00F5484A" w:rsidRDefault="00F35D87"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F35D87" w:rsidRPr="006711BF" w:rsidRDefault="004F6E14"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F6E14">
              <w:rPr>
                <w:rFonts w:cstheme="minorHAnsi"/>
                <w:color w:val="000000"/>
              </w:rPr>
              <w:t>The numeric user id, or uid, is the third column of each user's entry in /etc/passwd.</w:t>
            </w:r>
          </w:p>
        </w:tc>
      </w:tr>
      <w:tr w:rsidR="00F35D87" w:rsidRPr="009F2226" w:rsidTr="000F5B2A">
        <w:tc>
          <w:tcPr>
            <w:cnfStyle w:val="001000000000" w:firstRow="0" w:lastRow="0" w:firstColumn="1" w:lastColumn="0" w:oddVBand="0" w:evenVBand="0" w:oddHBand="0" w:evenHBand="0" w:firstRowFirstColumn="0" w:firstRowLastColumn="0" w:lastRowFirstColumn="0" w:lastRowLastColumn="0"/>
            <w:tcW w:w="1046" w:type="pct"/>
          </w:tcPr>
          <w:p w:rsidR="00F35D87" w:rsidRDefault="00093443" w:rsidP="000F5B2A">
            <w:r>
              <w:t>group_id</w:t>
            </w:r>
          </w:p>
        </w:tc>
        <w:tc>
          <w:tcPr>
            <w:tcW w:w="1553" w:type="pct"/>
          </w:tcPr>
          <w:p w:rsidR="00F35D87" w:rsidRDefault="00F35D87" w:rsidP="000F5B2A">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F35D87" w:rsidRPr="0031429A" w:rsidRDefault="00F35D87" w:rsidP="000F5B2A">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35D87" w:rsidRPr="00F5484A" w:rsidRDefault="00F35D87"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F35D87" w:rsidRDefault="004F6E14"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F6E14">
              <w:rPr>
                <w:rFonts w:cstheme="minorHAnsi"/>
                <w:color w:val="000000"/>
              </w:rPr>
              <w:t>The id of the primary UNIX group the user belongs to.</w:t>
            </w:r>
          </w:p>
        </w:tc>
      </w:tr>
      <w:tr w:rsidR="00F35D87" w:rsidRPr="009F2226" w:rsidTr="000F5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F35D87" w:rsidRDefault="00093443" w:rsidP="000F5B2A">
            <w:r>
              <w:t>gcos</w:t>
            </w:r>
          </w:p>
        </w:tc>
        <w:tc>
          <w:tcPr>
            <w:tcW w:w="1553" w:type="pct"/>
          </w:tcPr>
          <w:p w:rsidR="00F35D87" w:rsidRDefault="00F35D87" w:rsidP="00236AF5">
            <w:pPr>
              <w:cnfStyle w:val="000000100000" w:firstRow="0" w:lastRow="0" w:firstColumn="0" w:lastColumn="0" w:oddVBand="0" w:evenVBand="0" w:oddHBand="1" w:evenHBand="0" w:firstRowFirstColumn="0" w:firstRowLastColumn="0" w:lastRowFirstColumn="0" w:lastRowLastColumn="0"/>
            </w:pPr>
            <w:r>
              <w:t>oval-def:EntityState</w:t>
            </w:r>
            <w:r w:rsidR="00236AF5">
              <w:t>String</w:t>
            </w:r>
            <w:r>
              <w:t>Type</w:t>
            </w:r>
          </w:p>
        </w:tc>
        <w:tc>
          <w:tcPr>
            <w:tcW w:w="707" w:type="pct"/>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35D87" w:rsidRPr="00F5484A" w:rsidRDefault="00F35D87"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F35D87" w:rsidRPr="0030755D" w:rsidRDefault="004F6E14"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F6E14">
              <w:rPr>
                <w:rFonts w:cstheme="minorHAnsi"/>
                <w:color w:val="000000"/>
              </w:rPr>
              <w:t>The GECOS (or GCOS) field from /etc/passwd; typically contains the user's full name.</w:t>
            </w:r>
          </w:p>
        </w:tc>
      </w:tr>
      <w:tr w:rsidR="00F35D87" w:rsidRPr="009F2226" w:rsidTr="000F5B2A">
        <w:tc>
          <w:tcPr>
            <w:cnfStyle w:val="001000000000" w:firstRow="0" w:lastRow="0" w:firstColumn="1" w:lastColumn="0" w:oddVBand="0" w:evenVBand="0" w:oddHBand="0" w:evenHBand="0" w:firstRowFirstColumn="0" w:firstRowLastColumn="0" w:lastRowFirstColumn="0" w:lastRowLastColumn="0"/>
            <w:tcW w:w="1046" w:type="pct"/>
          </w:tcPr>
          <w:p w:rsidR="00093443" w:rsidRDefault="00093443" w:rsidP="000F5B2A">
            <w:pPr>
              <w:rPr>
                <w:b w:val="0"/>
                <w:bCs w:val="0"/>
              </w:rPr>
            </w:pPr>
            <w:r>
              <w:t>home_dir</w:t>
            </w:r>
          </w:p>
          <w:p w:rsidR="00F35D87" w:rsidRPr="00093443" w:rsidRDefault="00F35D87" w:rsidP="00093443"/>
        </w:tc>
        <w:tc>
          <w:tcPr>
            <w:tcW w:w="1553" w:type="pct"/>
          </w:tcPr>
          <w:p w:rsidR="00F35D87" w:rsidRDefault="00236AF5" w:rsidP="00236AF5">
            <w:pPr>
              <w:cnfStyle w:val="000000000000" w:firstRow="0" w:lastRow="0" w:firstColumn="0" w:lastColumn="0" w:oddVBand="0" w:evenVBand="0" w:oddHBand="0" w:evenHBand="0" w:firstRowFirstColumn="0" w:firstRowLastColumn="0" w:lastRowFirstColumn="0" w:lastRowLastColumn="0"/>
            </w:pPr>
            <w:r>
              <w:t>oval-def:EntityStateString</w:t>
            </w:r>
            <w:r w:rsidR="00F35D87">
              <w:t>Type</w:t>
            </w:r>
          </w:p>
        </w:tc>
        <w:tc>
          <w:tcPr>
            <w:tcW w:w="707" w:type="pct"/>
          </w:tcPr>
          <w:p w:rsidR="00F35D87" w:rsidRDefault="00F35D87" w:rsidP="000F5B2A">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35D87" w:rsidRPr="00F5484A" w:rsidRDefault="00F35D87"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F35D87" w:rsidRDefault="004F6E14"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F6E14">
              <w:rPr>
                <w:rFonts w:cstheme="minorHAnsi"/>
                <w:color w:val="000000"/>
              </w:rPr>
              <w:t>The user's home directory.</w:t>
            </w:r>
          </w:p>
        </w:tc>
      </w:tr>
      <w:tr w:rsidR="00F35D87" w:rsidRPr="009F2226" w:rsidTr="000F5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F35D87" w:rsidRDefault="00093443" w:rsidP="000F5B2A">
            <w:r>
              <w:t>login_shell</w:t>
            </w:r>
          </w:p>
        </w:tc>
        <w:tc>
          <w:tcPr>
            <w:tcW w:w="1553" w:type="pct"/>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F35D87" w:rsidRDefault="00F35D87" w:rsidP="000F5B2A">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35D87" w:rsidRDefault="00F35D87"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F35D87" w:rsidRDefault="004F6E14"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F6E14">
              <w:rPr>
                <w:rFonts w:cstheme="minorHAnsi"/>
                <w:color w:val="000000"/>
              </w:rPr>
              <w:t>The user's shell program.</w:t>
            </w:r>
          </w:p>
        </w:tc>
      </w:tr>
      <w:tr w:rsidR="00F35D87" w:rsidRPr="009F2226" w:rsidTr="000F5B2A">
        <w:tc>
          <w:tcPr>
            <w:cnfStyle w:val="001000000000" w:firstRow="0" w:lastRow="0" w:firstColumn="1" w:lastColumn="0" w:oddVBand="0" w:evenVBand="0" w:oddHBand="0" w:evenHBand="0" w:firstRowFirstColumn="0" w:firstRowLastColumn="0" w:lastRowFirstColumn="0" w:lastRowLastColumn="0"/>
            <w:tcW w:w="1046" w:type="pct"/>
          </w:tcPr>
          <w:p w:rsidR="00F35D87" w:rsidRDefault="00093443" w:rsidP="000F5B2A">
            <w:r>
              <w:t>last_login</w:t>
            </w:r>
          </w:p>
        </w:tc>
        <w:tc>
          <w:tcPr>
            <w:tcW w:w="1553" w:type="pct"/>
          </w:tcPr>
          <w:p w:rsidR="00F35D87" w:rsidRDefault="00F35D87" w:rsidP="00236AF5">
            <w:pPr>
              <w:cnfStyle w:val="000000000000" w:firstRow="0" w:lastRow="0" w:firstColumn="0" w:lastColumn="0" w:oddVBand="0" w:evenVBand="0" w:oddHBand="0" w:evenHBand="0" w:firstRowFirstColumn="0" w:firstRowLastColumn="0" w:lastRowFirstColumn="0" w:lastRowLastColumn="0"/>
            </w:pPr>
            <w:r>
              <w:t>oval-def:EntityState</w:t>
            </w:r>
            <w:r w:rsidR="00236AF5">
              <w:t>Int</w:t>
            </w:r>
            <w:r>
              <w:t>Type</w:t>
            </w:r>
          </w:p>
        </w:tc>
        <w:tc>
          <w:tcPr>
            <w:tcW w:w="707" w:type="pct"/>
          </w:tcPr>
          <w:p w:rsidR="00F35D87" w:rsidRPr="0031429A" w:rsidRDefault="00F35D87" w:rsidP="000F5B2A">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35D87" w:rsidRPr="00F5484A" w:rsidRDefault="00F35D87"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F35D87" w:rsidRDefault="004F6E14"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F6E14">
              <w:rPr>
                <w:rFonts w:cstheme="minorHAnsi"/>
                <w:color w:val="000000"/>
              </w:rPr>
              <w:t>The date and time when the last login occurred. This value is stored as the number of seconds that have elapsed since 00:00:00, January 1, 1970, UTC.</w:t>
            </w:r>
          </w:p>
        </w:tc>
      </w:tr>
    </w:tbl>
    <w:p w:rsidR="00F35D87" w:rsidRDefault="00F35D87" w:rsidP="00F35D87">
      <w:pPr>
        <w:pStyle w:val="Heading2"/>
        <w:numPr>
          <w:ilvl w:val="1"/>
          <w:numId w:val="5"/>
        </w:numPr>
      </w:pPr>
      <w:proofErr w:type="gramStart"/>
      <w:r>
        <w:t>unix-sc:</w:t>
      </w:r>
      <w:proofErr w:type="gramEnd"/>
      <w:r w:rsidR="00236AF5">
        <w:t>password</w:t>
      </w:r>
      <w:r>
        <w:t>_item</w:t>
      </w:r>
    </w:p>
    <w:p w:rsidR="004F6E14" w:rsidRDefault="00F35D87" w:rsidP="00F35D87">
      <w:r>
        <w:t xml:space="preserve">The </w:t>
      </w:r>
      <w:r w:rsidR="00236AF5">
        <w:rPr>
          <w:rFonts w:ascii="Courier New" w:hAnsi="Courier New"/>
        </w:rPr>
        <w:t>password</w:t>
      </w:r>
      <w:r w:rsidRPr="00C43D0E">
        <w:rPr>
          <w:rFonts w:ascii="Courier New" w:hAnsi="Courier New"/>
        </w:rPr>
        <w:t>_item</w:t>
      </w:r>
      <w:r>
        <w:t xml:space="preserve"> construct defines the information associated with </w:t>
      </w:r>
      <w:r w:rsidR="004F6E14">
        <w:t>password metadata</w:t>
      </w:r>
      <w:r>
        <w:t xml:space="preserve"> supported by the UNIX platform</w:t>
      </w:r>
      <w:r w:rsidR="004F6E14">
        <w:rPr>
          <w:rStyle w:val="FootnoteReference"/>
        </w:rPr>
        <w:footnoteReference w:id="152"/>
      </w:r>
      <w:r w:rsidR="004F6E14">
        <w:t>.</w:t>
      </w:r>
    </w:p>
    <w:p w:rsidR="00F35D87" w:rsidRPr="00025742" w:rsidRDefault="005D5F53" w:rsidP="00F35D87">
      <w:r>
        <w:object w:dxaOrig="3430" w:dyaOrig="3265">
          <v:shape id="_x0000_i1070" type="#_x0000_t75" style="width:171.5pt;height:163.4pt" o:ole="">
            <v:imagedata r:id="rId75" o:title=""/>
          </v:shape>
          <o:OLEObject Type="Embed" ProgID="Visio.Drawing.11" ShapeID="_x0000_i1070" DrawAspect="Content" ObjectID="_1404228188" r:id="rId76"/>
        </w:object>
      </w:r>
      <w:bookmarkStart w:id="198" w:name="_GoBack"/>
      <w:bookmarkEnd w:id="198"/>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F35D87" w:rsidTr="000F5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F35D87" w:rsidRDefault="00F35D87" w:rsidP="000F5B2A">
            <w:pPr>
              <w:spacing w:after="200" w:line="276" w:lineRule="auto"/>
              <w:rPr>
                <w:rFonts w:eastAsiaTheme="minorHAnsi"/>
                <w:b w:val="0"/>
                <w:bCs w:val="0"/>
                <w:color w:val="auto"/>
                <w:lang w:bidi="ar-SA"/>
              </w:rPr>
            </w:pPr>
            <w:r>
              <w:t>Property</w:t>
            </w:r>
          </w:p>
        </w:tc>
        <w:tc>
          <w:tcPr>
            <w:tcW w:w="1550" w:type="pct"/>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F35D87" w:rsidRDefault="00F35D87" w:rsidP="000F5B2A">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52006" w:rsidRPr="009F2226" w:rsidTr="000F5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52006" w:rsidRPr="009676C4" w:rsidRDefault="00852006" w:rsidP="000F5B2A">
            <w:r>
              <w:t>username</w:t>
            </w:r>
          </w:p>
        </w:tc>
        <w:tc>
          <w:tcPr>
            <w:tcW w:w="1550" w:type="pct"/>
          </w:tcPr>
          <w:p w:rsidR="00852006" w:rsidRPr="0031429A" w:rsidRDefault="00852006" w:rsidP="004F6E14">
            <w:pPr>
              <w:cnfStyle w:val="000000100000" w:firstRow="0" w:lastRow="0" w:firstColumn="0" w:lastColumn="0" w:oddVBand="0" w:evenVBand="0" w:oddHBand="1" w:evenHBand="0" w:firstRowFirstColumn="0" w:firstRowLastColumn="0" w:lastRowFirstColumn="0" w:lastRowLastColumn="0"/>
            </w:pPr>
            <w:r>
              <w:t>oval-</w:t>
            </w:r>
            <w:r>
              <w:t>sc</w:t>
            </w:r>
            <w:r>
              <w:t>:Entity</w:t>
            </w:r>
            <w:r>
              <w:t>Item</w:t>
            </w:r>
            <w:r>
              <w:t>StringType</w:t>
            </w:r>
          </w:p>
        </w:tc>
        <w:tc>
          <w:tcPr>
            <w:tcW w:w="706" w:type="pct"/>
          </w:tcPr>
          <w:p w:rsidR="00852006" w:rsidRPr="0031429A" w:rsidRDefault="00852006" w:rsidP="000F5B2A">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52006" w:rsidRPr="00F5484A" w:rsidRDefault="00852006"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52006" w:rsidRPr="00A57D40" w:rsidRDefault="00852006"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956E7">
              <w:rPr>
                <w:rFonts w:cstheme="minorHAnsi"/>
                <w:color w:val="000000"/>
              </w:rPr>
              <w:t xml:space="preserve">Specifies </w:t>
            </w:r>
            <w:r>
              <w:rPr>
                <w:rFonts w:cstheme="minorHAnsi"/>
                <w:color w:val="000000"/>
              </w:rPr>
              <w:t>the user(s)' account whose password is to be evaluated</w:t>
            </w:r>
            <w:r w:rsidRPr="00A956E7">
              <w:rPr>
                <w:rFonts w:cstheme="minorHAnsi"/>
                <w:color w:val="000000"/>
              </w:rPr>
              <w:t>.</w:t>
            </w:r>
          </w:p>
        </w:tc>
      </w:tr>
      <w:tr w:rsidR="00852006" w:rsidRPr="009F2226" w:rsidTr="000F5B2A">
        <w:tc>
          <w:tcPr>
            <w:cnfStyle w:val="001000000000" w:firstRow="0" w:lastRow="0" w:firstColumn="1" w:lastColumn="0" w:oddVBand="0" w:evenVBand="0" w:oddHBand="0" w:evenHBand="0" w:firstRowFirstColumn="0" w:firstRowLastColumn="0" w:lastRowFirstColumn="0" w:lastRowLastColumn="0"/>
            <w:tcW w:w="1044" w:type="pct"/>
          </w:tcPr>
          <w:p w:rsidR="00852006" w:rsidRDefault="00852006" w:rsidP="000F5B2A">
            <w:r>
              <w:t>password</w:t>
            </w:r>
          </w:p>
        </w:tc>
        <w:tc>
          <w:tcPr>
            <w:tcW w:w="1550" w:type="pct"/>
          </w:tcPr>
          <w:p w:rsidR="00852006" w:rsidRDefault="00852006" w:rsidP="004F6E14">
            <w:pPr>
              <w:cnfStyle w:val="000000000000" w:firstRow="0" w:lastRow="0" w:firstColumn="0" w:lastColumn="0" w:oddVBand="0" w:evenVBand="0" w:oddHBand="0" w:evenHBand="0" w:firstRowFirstColumn="0" w:firstRowLastColumn="0" w:lastRowFirstColumn="0" w:lastRowLastColumn="0"/>
            </w:pPr>
            <w:r>
              <w:t>oval-</w:t>
            </w:r>
            <w:r>
              <w:t>sc</w:t>
            </w:r>
            <w:r>
              <w:t>:Entity</w:t>
            </w:r>
            <w:r>
              <w:t>Item</w:t>
            </w:r>
            <w:r>
              <w:t>StringType</w:t>
            </w:r>
          </w:p>
        </w:tc>
        <w:tc>
          <w:tcPr>
            <w:tcW w:w="706" w:type="pct"/>
          </w:tcPr>
          <w:p w:rsidR="00852006" w:rsidRDefault="00852006" w:rsidP="000F5B2A">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52006" w:rsidRPr="00F5484A" w:rsidRDefault="00852006"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52006" w:rsidRPr="001E1138" w:rsidRDefault="00852006" w:rsidP="000F5B2A">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4F6E14">
              <w:rPr>
                <w:rFonts w:cstheme="minorHAnsi"/>
                <w:color w:val="000000"/>
              </w:rPr>
              <w:t>This is the encrypted version of the user's password.</w:t>
            </w:r>
          </w:p>
        </w:tc>
      </w:tr>
      <w:tr w:rsidR="00852006" w:rsidRPr="009F2226" w:rsidTr="000F5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52006" w:rsidRDefault="00852006" w:rsidP="000F5B2A">
            <w:r>
              <w:t>user_id</w:t>
            </w:r>
          </w:p>
        </w:tc>
        <w:tc>
          <w:tcPr>
            <w:tcW w:w="1550" w:type="pct"/>
          </w:tcPr>
          <w:p w:rsidR="00852006" w:rsidRDefault="00852006" w:rsidP="004F6E14">
            <w:pPr>
              <w:cnfStyle w:val="000000100000" w:firstRow="0" w:lastRow="0" w:firstColumn="0" w:lastColumn="0" w:oddVBand="0" w:evenVBand="0" w:oddHBand="1" w:evenHBand="0" w:firstRowFirstColumn="0" w:firstRowLastColumn="0" w:lastRowFirstColumn="0" w:lastRowLastColumn="0"/>
            </w:pPr>
            <w:r>
              <w:t>oval-</w:t>
            </w:r>
            <w:r>
              <w:t>sc</w:t>
            </w:r>
            <w:r>
              <w:t>:Entity</w:t>
            </w:r>
            <w:r>
              <w:t>ItemI</w:t>
            </w:r>
            <w:r>
              <w:t>ntType</w:t>
            </w:r>
          </w:p>
        </w:tc>
        <w:tc>
          <w:tcPr>
            <w:tcW w:w="706" w:type="pct"/>
          </w:tcPr>
          <w:p w:rsidR="00852006" w:rsidRDefault="00852006" w:rsidP="000F5B2A">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52006" w:rsidRPr="00F5484A" w:rsidRDefault="00852006"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52006" w:rsidRPr="006711BF" w:rsidRDefault="00852006"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F6E14">
              <w:rPr>
                <w:rFonts w:cstheme="minorHAnsi"/>
                <w:color w:val="000000"/>
              </w:rPr>
              <w:t>The numeric user id, or uid, is the third column of each user's entry in /etc/passwd.</w:t>
            </w:r>
          </w:p>
        </w:tc>
      </w:tr>
      <w:tr w:rsidR="00852006" w:rsidRPr="009F2226" w:rsidTr="000F5B2A">
        <w:tc>
          <w:tcPr>
            <w:cnfStyle w:val="001000000000" w:firstRow="0" w:lastRow="0" w:firstColumn="1" w:lastColumn="0" w:oddVBand="0" w:evenVBand="0" w:oddHBand="0" w:evenHBand="0" w:firstRowFirstColumn="0" w:firstRowLastColumn="0" w:lastRowFirstColumn="0" w:lastRowLastColumn="0"/>
            <w:tcW w:w="1044" w:type="pct"/>
          </w:tcPr>
          <w:p w:rsidR="00852006" w:rsidRDefault="00852006" w:rsidP="000F5B2A">
            <w:r>
              <w:t>group_id</w:t>
            </w:r>
          </w:p>
        </w:tc>
        <w:tc>
          <w:tcPr>
            <w:tcW w:w="1550" w:type="pct"/>
          </w:tcPr>
          <w:p w:rsidR="00852006" w:rsidRDefault="00852006" w:rsidP="000F5B2A">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52006" w:rsidRPr="0031429A" w:rsidRDefault="00852006" w:rsidP="000F5B2A">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52006" w:rsidRPr="00F5484A" w:rsidRDefault="00852006"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52006" w:rsidRDefault="00852006"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F6E14">
              <w:rPr>
                <w:rFonts w:cstheme="minorHAnsi"/>
                <w:color w:val="000000"/>
              </w:rPr>
              <w:t>The id of the primary UNIX group the user belongs to.</w:t>
            </w:r>
          </w:p>
        </w:tc>
      </w:tr>
      <w:tr w:rsidR="00852006" w:rsidRPr="009F2226" w:rsidTr="000F5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52006" w:rsidRDefault="00852006" w:rsidP="000F5B2A">
            <w:r>
              <w:t>gcos</w:t>
            </w:r>
          </w:p>
        </w:tc>
        <w:tc>
          <w:tcPr>
            <w:tcW w:w="1550" w:type="pct"/>
          </w:tcPr>
          <w:p w:rsidR="00852006" w:rsidRDefault="00852006" w:rsidP="000F5B2A">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52006" w:rsidRDefault="00852006" w:rsidP="000F5B2A">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52006" w:rsidRPr="00F5484A" w:rsidRDefault="00852006"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52006" w:rsidRPr="0030755D" w:rsidRDefault="00852006"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F6E14">
              <w:rPr>
                <w:rFonts w:cstheme="minorHAnsi"/>
                <w:color w:val="000000"/>
              </w:rPr>
              <w:t>The GECOS (or GCOS) field from /etc/passwd; typically contains the user's full name.</w:t>
            </w:r>
          </w:p>
        </w:tc>
      </w:tr>
      <w:tr w:rsidR="00852006" w:rsidRPr="009F2226" w:rsidTr="000F5B2A">
        <w:tc>
          <w:tcPr>
            <w:cnfStyle w:val="001000000000" w:firstRow="0" w:lastRow="0" w:firstColumn="1" w:lastColumn="0" w:oddVBand="0" w:evenVBand="0" w:oddHBand="0" w:evenHBand="0" w:firstRowFirstColumn="0" w:firstRowLastColumn="0" w:lastRowFirstColumn="0" w:lastRowLastColumn="0"/>
            <w:tcW w:w="1044" w:type="pct"/>
          </w:tcPr>
          <w:p w:rsidR="00852006" w:rsidRDefault="00852006" w:rsidP="000F5B2A">
            <w:pPr>
              <w:rPr>
                <w:b w:val="0"/>
                <w:bCs w:val="0"/>
              </w:rPr>
            </w:pPr>
            <w:r>
              <w:t>home_dir</w:t>
            </w:r>
          </w:p>
          <w:p w:rsidR="00852006" w:rsidRPr="00093443" w:rsidRDefault="00852006" w:rsidP="000F5B2A"/>
        </w:tc>
        <w:tc>
          <w:tcPr>
            <w:tcW w:w="1550" w:type="pct"/>
          </w:tcPr>
          <w:p w:rsidR="00852006" w:rsidRDefault="00852006" w:rsidP="000F5B2A">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52006" w:rsidRDefault="00852006" w:rsidP="000F5B2A">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52006" w:rsidRPr="00F5484A" w:rsidRDefault="00852006"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52006" w:rsidRDefault="00852006"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F6E14">
              <w:rPr>
                <w:rFonts w:cstheme="minorHAnsi"/>
                <w:color w:val="000000"/>
              </w:rPr>
              <w:t>The user's home directory.</w:t>
            </w:r>
          </w:p>
        </w:tc>
      </w:tr>
      <w:tr w:rsidR="00852006" w:rsidRPr="009F2226" w:rsidTr="000F5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52006" w:rsidRDefault="00852006" w:rsidP="000F5B2A">
            <w:r>
              <w:t>login_shell</w:t>
            </w:r>
          </w:p>
        </w:tc>
        <w:tc>
          <w:tcPr>
            <w:tcW w:w="1550" w:type="pct"/>
          </w:tcPr>
          <w:p w:rsidR="00852006" w:rsidRDefault="00852006" w:rsidP="000F5B2A">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52006" w:rsidRDefault="00852006" w:rsidP="000F5B2A">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52006" w:rsidRDefault="00852006"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52006" w:rsidRDefault="00852006" w:rsidP="000F5B2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F6E14">
              <w:rPr>
                <w:rFonts w:cstheme="minorHAnsi"/>
                <w:color w:val="000000"/>
              </w:rPr>
              <w:t>The user's shell program.</w:t>
            </w:r>
          </w:p>
        </w:tc>
      </w:tr>
      <w:tr w:rsidR="00852006" w:rsidRPr="009F2226" w:rsidTr="000F5B2A">
        <w:tc>
          <w:tcPr>
            <w:cnfStyle w:val="001000000000" w:firstRow="0" w:lastRow="0" w:firstColumn="1" w:lastColumn="0" w:oddVBand="0" w:evenVBand="0" w:oddHBand="0" w:evenHBand="0" w:firstRowFirstColumn="0" w:firstRowLastColumn="0" w:lastRowFirstColumn="0" w:lastRowLastColumn="0"/>
            <w:tcW w:w="1044" w:type="pct"/>
          </w:tcPr>
          <w:p w:rsidR="00852006" w:rsidRDefault="00852006" w:rsidP="000F5B2A">
            <w:r>
              <w:t>last_login</w:t>
            </w:r>
          </w:p>
        </w:tc>
        <w:tc>
          <w:tcPr>
            <w:tcW w:w="1550" w:type="pct"/>
          </w:tcPr>
          <w:p w:rsidR="00852006" w:rsidRDefault="00852006" w:rsidP="000F5B2A">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52006" w:rsidRPr="0031429A" w:rsidRDefault="00852006" w:rsidP="000F5B2A">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52006" w:rsidRPr="00F5484A" w:rsidRDefault="00852006"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52006" w:rsidRDefault="00852006" w:rsidP="000F5B2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F6E14">
              <w:rPr>
                <w:rFonts w:cstheme="minorHAnsi"/>
                <w:color w:val="000000"/>
              </w:rPr>
              <w:t>The date and time when the last login occurred. This value is stored as the number of seconds that have elapsed since 00:00:00, January 1, 1970, UTC.</w:t>
            </w:r>
          </w:p>
        </w:tc>
      </w:tr>
    </w:tbl>
    <w:p w:rsidR="00F35D87" w:rsidRDefault="00F35D87" w:rsidP="00F35D87"/>
    <w:p w:rsidR="00F35D87" w:rsidRDefault="00F35D87" w:rsidP="00F35D87"/>
    <w:p w:rsidR="00F35D87" w:rsidRDefault="00F35D87" w:rsidP="00F35D87"/>
    <w:p w:rsidR="00F35D87" w:rsidRDefault="00F35D87" w:rsidP="00F35D87"/>
    <w:p w:rsidR="00F35D87" w:rsidRDefault="00F35D87" w:rsidP="00F35D87"/>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406551" w:rsidRDefault="00406551" w:rsidP="002A129E"/>
    <w:p w:rsidR="006C7FF9" w:rsidRDefault="006C7FF9" w:rsidP="002A129E"/>
    <w:p w:rsidR="002A129E" w:rsidRDefault="002A129E" w:rsidP="002A129E"/>
    <w:p w:rsidR="004F7D33" w:rsidRDefault="004F7D33" w:rsidP="00792765"/>
    <w:p w:rsidR="004F7D33" w:rsidRDefault="004F7D33" w:rsidP="00792765"/>
    <w:p w:rsidR="0073018D" w:rsidRDefault="0073018D" w:rsidP="00792765"/>
    <w:p w:rsidR="0073018D" w:rsidRDefault="0073018D" w:rsidP="00792765"/>
    <w:p w:rsidR="0073018D" w:rsidRDefault="0073018D" w:rsidP="00792765"/>
    <w:p w:rsidR="00940206" w:rsidRDefault="00940206" w:rsidP="00940206">
      <w:pPr>
        <w:pStyle w:val="Heading1"/>
      </w:pPr>
      <w:bookmarkStart w:id="199" w:name="_Toc314686130"/>
      <w:bookmarkStart w:id="200" w:name="_Toc319858034"/>
      <w:r>
        <w:t>Appendix A – Normative References</w:t>
      </w:r>
      <w:bookmarkEnd w:id="199"/>
      <w:bookmarkEnd w:id="200"/>
    </w:p>
    <w:p w:rsidR="00940206" w:rsidRDefault="00940206" w:rsidP="00940206">
      <w:pPr>
        <w:pStyle w:val="NoSpacing"/>
      </w:pPr>
    </w:p>
    <w:p w:rsidR="00940206" w:rsidRDefault="00940206" w:rsidP="00940206">
      <w:pPr>
        <w:pStyle w:val="NoSpacing"/>
      </w:pPr>
      <w:r>
        <w:t xml:space="preserve">[1] RFC 2119 – </w:t>
      </w:r>
      <w:r w:rsidRPr="005F16EC">
        <w:t>Key words for use in RFCs to Indicate Requirement Levels</w:t>
      </w:r>
    </w:p>
    <w:p w:rsidR="00940206" w:rsidRDefault="00406551" w:rsidP="00940206">
      <w:pPr>
        <w:pStyle w:val="NoSpacing"/>
      </w:pPr>
      <w:hyperlink r:id="rId77" w:history="1">
        <w:r w:rsidR="00940206">
          <w:rPr>
            <w:rStyle w:val="Hyperlink"/>
          </w:rPr>
          <w:t>http://www.ietf.org/rfc/rfc2119.txt</w:t>
        </w:r>
      </w:hyperlink>
    </w:p>
    <w:p w:rsidR="00940206" w:rsidRDefault="00940206" w:rsidP="00940206">
      <w:pPr>
        <w:pStyle w:val="NoSpacing"/>
      </w:pPr>
    </w:p>
    <w:p w:rsidR="00940206" w:rsidRDefault="00940206" w:rsidP="00940206">
      <w:pPr>
        <w:pStyle w:val="NoSpacing"/>
      </w:pPr>
      <w:r>
        <w:t>[2] The OVAL Language Specification</w:t>
      </w:r>
    </w:p>
    <w:p w:rsidR="00940206" w:rsidRDefault="00406551" w:rsidP="00940206">
      <w:pPr>
        <w:pStyle w:val="NoSpacing"/>
        <w:rPr>
          <w:rStyle w:val="Hyperlink"/>
        </w:rPr>
      </w:pPr>
      <w:hyperlink r:id="rId78" w:anchor="specification" w:history="1">
        <w:r w:rsidR="00940206" w:rsidRPr="002C742E">
          <w:rPr>
            <w:rStyle w:val="Hyperlink"/>
          </w:rPr>
          <w:t>http://oval.mitre.org/language/version5.10#specification</w:t>
        </w:r>
      </w:hyperlink>
    </w:p>
    <w:p w:rsidR="00940206" w:rsidRDefault="00940206" w:rsidP="00940206">
      <w:pPr>
        <w:pStyle w:val="NoSpacing"/>
        <w:rPr>
          <w:rStyle w:val="Hyperlink"/>
        </w:rPr>
      </w:pPr>
    </w:p>
    <w:p w:rsidR="00940206" w:rsidRDefault="00940206" w:rsidP="00940206">
      <w:pPr>
        <w:pStyle w:val="Heading1"/>
      </w:pPr>
      <w:bookmarkStart w:id="201" w:name="_Toc278864777"/>
      <w:bookmarkStart w:id="202" w:name="_Toc314686131"/>
      <w:bookmarkStart w:id="203" w:name="_Toc319858035"/>
      <w:r>
        <w:t xml:space="preserve">Appendix B - </w:t>
      </w:r>
      <w:r w:rsidRPr="004E5F03">
        <w:t>Change Log</w:t>
      </w:r>
      <w:bookmarkEnd w:id="201"/>
      <w:bookmarkEnd w:id="202"/>
      <w:bookmarkEnd w:id="203"/>
    </w:p>
    <w:p w:rsidR="00940206" w:rsidRDefault="00940206" w:rsidP="00940206">
      <w:pPr>
        <w:pStyle w:val="Heading1"/>
      </w:pPr>
    </w:p>
    <w:p w:rsidR="00940206" w:rsidRDefault="00940206" w:rsidP="00940206">
      <w:pPr>
        <w:pStyle w:val="Heading1"/>
      </w:pPr>
      <w:bookmarkStart w:id="204" w:name="_Toc314686132"/>
    </w:p>
    <w:p w:rsidR="00940206" w:rsidRPr="004E3CD7" w:rsidRDefault="00940206" w:rsidP="00940206"/>
    <w:p w:rsidR="00940206" w:rsidRDefault="00940206" w:rsidP="00940206">
      <w:pPr>
        <w:pStyle w:val="Heading1"/>
      </w:pPr>
      <w:bookmarkStart w:id="205" w:name="_Toc319858036"/>
      <w:r>
        <w:t>Appendix C – Terms and Acronyms</w:t>
      </w:r>
      <w:bookmarkEnd w:id="204"/>
      <w:bookmarkEnd w:id="205"/>
    </w:p>
    <w:p w:rsidR="00940206" w:rsidRPr="00026301" w:rsidRDefault="00940206" w:rsidP="00940206"/>
    <w:p w:rsidR="00940206" w:rsidRPr="00C837BF" w:rsidRDefault="00940206" w:rsidP="00940206"/>
    <w:p w:rsidR="00940206" w:rsidRPr="00C837BF" w:rsidRDefault="00940206" w:rsidP="00940206"/>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bookmarkEnd w:id="15"/>
    <w:p w:rsidR="001D36CD" w:rsidRDefault="001D36CD" w:rsidP="00792765"/>
    <w:sectPr w:rsidR="001D36CD" w:rsidSect="00C837BF">
      <w:headerReference w:type="default" r:id="rId7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 w:author="Melachrinoudis, Stelios" w:date="2012-04-03T16:57:00Z" w:initials="MS">
    <w:p w:rsidR="00406551" w:rsidRDefault="00406551">
      <w:pPr>
        <w:pStyle w:val="CommentText"/>
      </w:pPr>
      <w:r>
        <w:rPr>
          <w:rStyle w:val="CommentReference"/>
        </w:rPr>
        <w:annotationRef/>
      </w:r>
      <w:r>
        <w:t xml:space="preserve">A better reference or system command will be useful here. </w:t>
      </w:r>
    </w:p>
  </w:comment>
  <w:comment w:id="71" w:author="Melachrinoudis, Stelios" w:date="2012-04-03T16:58:00Z" w:initials="MS">
    <w:p w:rsidR="00406551" w:rsidRDefault="00406551">
      <w:pPr>
        <w:pStyle w:val="CommentText"/>
      </w:pPr>
      <w:r>
        <w:rPr>
          <w:rStyle w:val="CommentReference"/>
        </w:rPr>
        <w:annotationRef/>
      </w:r>
      <w:r>
        <w:t xml:space="preserve">Reference? </w:t>
      </w:r>
    </w:p>
  </w:comment>
  <w:comment w:id="72" w:author="Melachrinoudis, Stelios" w:date="2012-03-19T12:27:00Z" w:initials="MS">
    <w:p w:rsidR="00406551" w:rsidRDefault="00406551">
      <w:pPr>
        <w:pStyle w:val="CommentText"/>
      </w:pPr>
      <w:r>
        <w:rPr>
          <w:rStyle w:val="CommentReference"/>
        </w:rPr>
        <w:annotationRef/>
      </w:r>
      <w:r>
        <w:t>This needs a reference to verify that this is correct.</w:t>
      </w:r>
    </w:p>
  </w:comment>
  <w:comment w:id="74" w:author="Melachrinoudis, Stelios" w:date="2012-04-03T16:59:00Z" w:initials="MS">
    <w:p w:rsidR="00406551" w:rsidRDefault="00406551" w:rsidP="0066369C">
      <w:pPr>
        <w:pStyle w:val="CommentText"/>
      </w:pPr>
      <w:r>
        <w:rPr>
          <w:rStyle w:val="CommentReference"/>
        </w:rPr>
        <w:annotationRef/>
      </w:r>
      <w:r>
        <w:t xml:space="preserve">A better reference or system command will be useful here. </w:t>
      </w:r>
    </w:p>
  </w:comment>
  <w:comment w:id="75" w:author="Melachrinoudis, Stelios" w:date="2012-03-19T12:27:00Z" w:initials="MS">
    <w:p w:rsidR="00406551" w:rsidRDefault="00406551" w:rsidP="009E3619">
      <w:pPr>
        <w:pStyle w:val="CommentText"/>
      </w:pPr>
      <w:r>
        <w:rPr>
          <w:rStyle w:val="CommentReference"/>
        </w:rPr>
        <w:annotationRef/>
      </w:r>
      <w:r>
        <w:t>This needs a reference to verify that this is correct.</w:t>
      </w:r>
    </w:p>
  </w:comment>
  <w:comment w:id="108" w:author="Melachrinoudis, Stelios" w:date="2012-03-19T12:27:00Z" w:initials="MS">
    <w:p w:rsidR="00406551" w:rsidRDefault="00406551" w:rsidP="004F7D33">
      <w:pPr>
        <w:pStyle w:val="CommentText"/>
      </w:pPr>
      <w:r>
        <w:rPr>
          <w:rStyle w:val="CommentReference"/>
        </w:rPr>
        <w:annotationRef/>
      </w:r>
      <w:r>
        <w:t>Should this even exist?</w:t>
      </w:r>
    </w:p>
  </w:comment>
  <w:comment w:id="112" w:author="Melachrinoudis, Stelios" w:date="2012-04-03T17:25:00Z" w:initials="MS">
    <w:p w:rsidR="00406551" w:rsidRDefault="00406551" w:rsidP="0095568F">
      <w:pPr>
        <w:pStyle w:val="CommentText"/>
      </w:pPr>
      <w:r>
        <w:rPr>
          <w:rStyle w:val="CommentReference"/>
        </w:rPr>
        <w:annotationRef/>
      </w:r>
      <w:r>
        <w:t xml:space="preserve">A better reference or system command will be useful here. </w:t>
      </w:r>
    </w:p>
  </w:comment>
  <w:comment w:id="113" w:author="Melachrinoudis, Stelios" w:date="2012-04-03T17:28:00Z" w:initials="MS">
    <w:p w:rsidR="00406551" w:rsidRDefault="00406551" w:rsidP="009E3619">
      <w:pPr>
        <w:pStyle w:val="CommentText"/>
      </w:pPr>
      <w:r>
        <w:rPr>
          <w:rStyle w:val="CommentReference"/>
        </w:rPr>
        <w:annotationRef/>
      </w:r>
      <w:r>
        <w:t xml:space="preserve">Reference?  </w:t>
      </w:r>
    </w:p>
  </w:comment>
  <w:comment w:id="119" w:author="Melachrinoudis, Stelios" w:date="2012-04-03T17:25:00Z" w:initials="MS">
    <w:p w:rsidR="00406551" w:rsidRDefault="00406551" w:rsidP="0095568F">
      <w:pPr>
        <w:pStyle w:val="CommentText"/>
      </w:pPr>
      <w:r>
        <w:rPr>
          <w:rStyle w:val="CommentReference"/>
        </w:rPr>
        <w:annotationRef/>
      </w:r>
      <w:r>
        <w:t xml:space="preserve">A better reference or system command will be useful here. </w:t>
      </w:r>
    </w:p>
  </w:comment>
  <w:comment w:id="120" w:author="Melachrinoudis, Stelios" w:date="2012-04-03T17:28:00Z" w:initials="MS">
    <w:p w:rsidR="00406551" w:rsidRDefault="00406551" w:rsidP="009E3619">
      <w:pPr>
        <w:pStyle w:val="CommentText"/>
      </w:pPr>
      <w:r>
        <w:rPr>
          <w:rStyle w:val="CommentReference"/>
        </w:rPr>
        <w:annotationRef/>
      </w:r>
      <w:r>
        <w:t xml:space="preserve">Reference?  </w:t>
      </w:r>
    </w:p>
  </w:comment>
  <w:comment w:id="148" w:author="Haynes, Dan" w:date="2012-03-19T12:27:00Z" w:initials="DJH">
    <w:p w:rsidR="00406551" w:rsidRDefault="00406551">
      <w:pPr>
        <w:pStyle w:val="CommentText"/>
      </w:pPr>
      <w:r>
        <w:rPr>
          <w:rStyle w:val="CommentReference"/>
        </w:rPr>
        <w:annotationRef/>
      </w:r>
      <w:r>
        <w:t xml:space="preserve">This is probably fine to say, but, theoretically, I think a platform could install this if they want.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551" w:rsidRDefault="00406551" w:rsidP="00C837BF">
      <w:pPr>
        <w:spacing w:after="0" w:line="240" w:lineRule="auto"/>
      </w:pPr>
      <w:r>
        <w:separator/>
      </w:r>
    </w:p>
  </w:endnote>
  <w:endnote w:type="continuationSeparator" w:id="0">
    <w:p w:rsidR="00406551" w:rsidRDefault="00406551"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551" w:rsidRDefault="00406551" w:rsidP="00C837BF">
      <w:pPr>
        <w:spacing w:after="0" w:line="240" w:lineRule="auto"/>
      </w:pPr>
      <w:r>
        <w:separator/>
      </w:r>
    </w:p>
  </w:footnote>
  <w:footnote w:type="continuationSeparator" w:id="0">
    <w:p w:rsidR="00406551" w:rsidRDefault="00406551" w:rsidP="00C837BF">
      <w:pPr>
        <w:spacing w:after="0" w:line="240" w:lineRule="auto"/>
      </w:pPr>
      <w:r>
        <w:continuationSeparator/>
      </w:r>
    </w:p>
  </w:footnote>
  <w:footnote w:id="1">
    <w:p w:rsidR="00406551" w:rsidRPr="00DD6637" w:rsidRDefault="0040655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rsidR="00406551" w:rsidRPr="00DD6637" w:rsidRDefault="00406551"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rsidR="00406551" w:rsidRPr="00DD6637" w:rsidRDefault="00406551">
      <w:pPr>
        <w:pStyle w:val="FootnoteText"/>
      </w:pPr>
    </w:p>
  </w:footnote>
  <w:footnote w:id="3">
    <w:p w:rsidR="00406551" w:rsidRPr="00DD6637" w:rsidRDefault="0040655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rsidR="00406551" w:rsidRDefault="00406551">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rsidR="00406551" w:rsidRDefault="00406551">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rsidR="00406551" w:rsidRDefault="00406551">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rsidR="00406551" w:rsidRDefault="00406551">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rsidR="00406551" w:rsidRDefault="00406551">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rsidR="00406551" w:rsidRDefault="00406551"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rsidR="00406551" w:rsidRDefault="00406551"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rsidR="00406551" w:rsidRDefault="00406551">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rsidR="00406551" w:rsidRDefault="00406551"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rsidR="00406551" w:rsidRDefault="00406551"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rsidR="00406551" w:rsidRDefault="00406551">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rsidR="00406551" w:rsidRDefault="0040655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rsidR="00406551" w:rsidRDefault="00406551">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rsidR="00406551" w:rsidRDefault="00406551">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rsidR="00406551" w:rsidRDefault="0040655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rsidR="00406551" w:rsidRDefault="0040655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rsidR="00406551" w:rsidRDefault="0040655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rsidR="00406551" w:rsidRDefault="0040655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rsidR="00406551" w:rsidRDefault="0040655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rsidR="00406551" w:rsidRDefault="0040655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rsidR="00406551" w:rsidRDefault="0040655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rsidR="00406551" w:rsidRDefault="00406551">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rsidR="00406551" w:rsidRDefault="00406551">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rsidR="00406551" w:rsidRDefault="00406551"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rsidR="00406551" w:rsidRDefault="00406551"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rsidR="00406551" w:rsidRDefault="00406551"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rsidR="00406551" w:rsidRDefault="00406551"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rsidR="00406551" w:rsidRDefault="00406551"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rsidR="00406551" w:rsidRDefault="00406551">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rsidR="00406551" w:rsidRDefault="0040655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rsidR="00406551" w:rsidRDefault="00406551">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rsidR="00406551" w:rsidRDefault="00406551">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rsidR="00406551" w:rsidRDefault="0040655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rsidR="00406551" w:rsidRDefault="0040655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rsidR="00406551" w:rsidRDefault="0040655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rsidR="00406551" w:rsidRDefault="0040655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rsidR="00406551" w:rsidRDefault="0040655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rsidR="00406551" w:rsidRDefault="0040655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rsidR="00406551" w:rsidRDefault="0040655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rsidR="00406551" w:rsidRDefault="0040655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rsidR="00406551" w:rsidRDefault="00406551">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rsidR="00406551" w:rsidRDefault="00406551">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rsidR="00406551" w:rsidRDefault="00406551">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rsidR="00406551" w:rsidRDefault="00406551">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rsidR="00406551" w:rsidRDefault="00406551">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rsidR="00406551" w:rsidRDefault="00406551">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rsidR="00406551" w:rsidRDefault="00406551"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rsidR="00406551" w:rsidRDefault="00406551"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rsidR="00406551" w:rsidRDefault="00406551">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rsidR="00406551" w:rsidRDefault="00406551">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rsidR="00406551" w:rsidRDefault="00406551"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rsidR="00406551" w:rsidRDefault="00406551"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rsidR="00406551" w:rsidRDefault="00406551"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rsidR="00406551" w:rsidRDefault="00406551">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rsidR="00406551" w:rsidRDefault="00406551">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rsidR="00406551" w:rsidRDefault="00406551"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rsidR="00406551" w:rsidRDefault="00406551"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rsidR="00406551" w:rsidRDefault="00406551">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w:t>
      </w:r>
      <w:proofErr w:type="gramStart"/>
      <w:r>
        <w:t>sprint(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1">
    <w:p w:rsidR="00406551" w:rsidRDefault="00406551"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rsidR="00406551" w:rsidRDefault="00406551"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w:t>
      </w:r>
      <w:proofErr w:type="gramStart"/>
      <w:r>
        <w:t>sprint(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3">
    <w:p w:rsidR="00406551" w:rsidRDefault="00406551"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rsidR="00406551" w:rsidRDefault="00406551"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rsidR="00406551" w:rsidRDefault="00406551"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rsidR="00406551" w:rsidRDefault="00406551"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rsidR="00406551" w:rsidRDefault="00406551"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w:t>
      </w:r>
      <w:proofErr w:type="gramStart"/>
      <w:r>
        <w:t>sprint(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8">
    <w:p w:rsidR="00406551" w:rsidRDefault="00406551">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rsidR="00406551" w:rsidRDefault="00406551">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rsidR="00406551" w:rsidRDefault="00406551">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rsidR="00406551" w:rsidRDefault="00406551"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rsidR="00406551" w:rsidRDefault="00406551"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w:t>
      </w:r>
      <w:proofErr w:type="gramStart"/>
      <w:r>
        <w:t>sprint(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83">
    <w:p w:rsidR="00406551" w:rsidRDefault="00406551">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rsidR="00406551" w:rsidRDefault="00406551">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rsidR="00406551" w:rsidRDefault="00406551">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rsidR="00406551" w:rsidRDefault="00406551">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rsidR="00406551" w:rsidRDefault="00406551">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rsidR="00406551" w:rsidRDefault="00406551"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rsidR="00406551" w:rsidRDefault="00406551"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rsidR="00406551" w:rsidRDefault="00406551"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rsidR="00406551" w:rsidRDefault="00406551"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rsidR="00406551" w:rsidRDefault="00406551"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rsidR="00406551" w:rsidRDefault="00406551"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rsidR="00406551" w:rsidRDefault="00406551"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rsidR="00406551" w:rsidRDefault="00406551"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rsidR="00406551" w:rsidRDefault="00406551"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rsidR="00406551" w:rsidRDefault="00406551"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rsidR="00406551" w:rsidRDefault="00406551">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rsidR="00406551" w:rsidRDefault="00406551"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rsidR="00406551" w:rsidRDefault="00406551"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rsidR="00406551" w:rsidRDefault="00406551">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rsidR="00406551" w:rsidRDefault="00406551"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rsidR="00406551" w:rsidRDefault="00406551"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rsidR="00406551" w:rsidRDefault="00406551"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rsidR="00406551" w:rsidRDefault="00406551">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rsidR="00406551" w:rsidRDefault="00406551"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rsidR="00406551" w:rsidRDefault="00406551"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rsidR="00406551" w:rsidRDefault="00406551"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rsidR="00406551" w:rsidRDefault="00406551">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rsidR="00406551" w:rsidRDefault="00406551"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rsidR="00406551" w:rsidRDefault="00406551"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rsidR="00406551" w:rsidRDefault="00406551"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rsidR="00406551" w:rsidRDefault="00406551"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rsidR="00406551" w:rsidRDefault="00406551"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rsidR="00406551" w:rsidRDefault="00406551"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rsidR="00406551" w:rsidRDefault="00406551"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rsidR="00406551" w:rsidRDefault="00406551"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rsidR="00406551" w:rsidRDefault="00406551"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rsidR="00406551" w:rsidRDefault="00406551"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rsidR="00406551" w:rsidRDefault="00406551"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rsidR="00406551" w:rsidRDefault="00406551"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rsidR="00406551" w:rsidRDefault="00406551"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rsidR="00406551" w:rsidRDefault="00406551"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rsidR="00406551" w:rsidRDefault="00406551"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rsidR="00406551" w:rsidRDefault="00406551"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rsidR="00406551" w:rsidRDefault="00406551"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rsidR="00406551" w:rsidRDefault="00406551"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rsidR="00406551" w:rsidRDefault="00406551">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rsidR="00406551" w:rsidRDefault="00406551">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rsidR="00406551" w:rsidRDefault="00406551"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rsidR="00406551" w:rsidRDefault="00406551">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rsidR="00406551" w:rsidRDefault="00406551">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rsidR="00406551" w:rsidRDefault="00406551"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rsidR="00406551" w:rsidRDefault="00406551">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rsidR="00406551" w:rsidRDefault="00406551"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rsidR="00406551" w:rsidRDefault="00406551"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rsidR="00406551" w:rsidRDefault="00406551"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rsidR="00406551" w:rsidRDefault="00406551">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rsidR="00406551" w:rsidRDefault="00406551">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rsidR="00406551" w:rsidRDefault="00406551"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rsidR="00406551" w:rsidRDefault="00406551">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rsidR="00406551" w:rsidRDefault="00406551">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rsidR="00406551" w:rsidRDefault="00406551"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rsidR="00406551" w:rsidRDefault="00406551">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rsidR="00406551" w:rsidRDefault="00406551"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rsidR="00406551" w:rsidRDefault="00406551"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rsidR="00406551" w:rsidRDefault="00406551"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 w:id="148">
    <w:p w:rsidR="00A57D40" w:rsidRDefault="00A57D40" w:rsidP="00A57D40">
      <w:pPr>
        <w:pStyle w:val="FootnoteText"/>
      </w:pPr>
      <w:r>
        <w:rPr>
          <w:rStyle w:val="FootnoteReference"/>
        </w:rPr>
        <w:footnoteRef/>
      </w:r>
      <w:r>
        <w:t xml:space="preserve"> For more information see </w:t>
      </w:r>
      <w:hyperlink r:id="rId160" w:history="1">
        <w:r>
          <w:rPr>
            <w:rStyle w:val="Hyperlink"/>
          </w:rPr>
          <w:t>http://linux.die.net/man/5/passwd</w:t>
        </w:r>
      </w:hyperlink>
    </w:p>
  </w:footnote>
  <w:footnote w:id="149">
    <w:p w:rsidR="00F35D87" w:rsidRDefault="00F35D87" w:rsidP="00F35D87">
      <w:pPr>
        <w:pStyle w:val="FootnoteText"/>
      </w:pPr>
      <w:r>
        <w:rPr>
          <w:rStyle w:val="FootnoteReference"/>
        </w:rPr>
        <w:footnoteRef/>
      </w:r>
      <w:r>
        <w:t xml:space="preserve"> For more information see </w:t>
      </w:r>
      <w:hyperlink r:id="rId161" w:history="1">
        <w:r w:rsidR="00A57D40" w:rsidRPr="000412EA">
          <w:rPr>
            <w:rStyle w:val="Hyperlink"/>
          </w:rPr>
          <w:t>http://linux.die.net/man/1/passwd</w:t>
        </w:r>
      </w:hyperlink>
    </w:p>
  </w:footnote>
  <w:footnote w:id="150">
    <w:p w:rsidR="00093443" w:rsidRDefault="00093443" w:rsidP="00093443">
      <w:pPr>
        <w:pStyle w:val="FootnoteText"/>
      </w:pPr>
      <w:r>
        <w:rPr>
          <w:rStyle w:val="FootnoteReference"/>
        </w:rPr>
        <w:footnoteRef/>
      </w:r>
      <w:r>
        <w:t xml:space="preserve"> For more information see </w:t>
      </w:r>
      <w:hyperlink r:id="rId162" w:history="1">
        <w:r w:rsidRPr="000412EA">
          <w:rPr>
            <w:rStyle w:val="Hyperlink"/>
          </w:rPr>
          <w:t>http://linux.die.net/man/1/passwd</w:t>
        </w:r>
      </w:hyperlink>
    </w:p>
  </w:footnote>
  <w:footnote w:id="151">
    <w:p w:rsidR="00093443" w:rsidRDefault="00093443" w:rsidP="00093443">
      <w:pPr>
        <w:pStyle w:val="FootnoteText"/>
      </w:pPr>
      <w:r>
        <w:rPr>
          <w:rStyle w:val="FootnoteReference"/>
        </w:rPr>
        <w:footnoteRef/>
      </w:r>
      <w:r>
        <w:t xml:space="preserve"> For more information see </w:t>
      </w:r>
      <w:hyperlink r:id="rId163" w:history="1">
        <w:r w:rsidRPr="000412EA">
          <w:rPr>
            <w:rStyle w:val="Hyperlink"/>
          </w:rPr>
          <w:t>http://linux.die.net/man/1/passwd</w:t>
        </w:r>
      </w:hyperlink>
    </w:p>
  </w:footnote>
  <w:footnote w:id="152">
    <w:p w:rsidR="004F6E14" w:rsidRDefault="004F6E14" w:rsidP="004F6E14">
      <w:pPr>
        <w:pStyle w:val="FootnoteText"/>
      </w:pPr>
      <w:r>
        <w:rPr>
          <w:rStyle w:val="FootnoteReference"/>
        </w:rPr>
        <w:footnoteRef/>
      </w:r>
      <w:r>
        <w:t xml:space="preserve"> For more information see </w:t>
      </w:r>
      <w:hyperlink r:id="rId164" w:history="1">
        <w:r w:rsidRPr="000412EA">
          <w:rPr>
            <w:rStyle w:val="Hyperlink"/>
          </w:rPr>
          <w:t>http://linux.die.net/man/1/passwd</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551" w:rsidRDefault="00406551" w:rsidP="00521CF3">
    <w:pPr>
      <w:pStyle w:val="Header"/>
      <w:jc w:val="right"/>
    </w:pPr>
    <w:sdt>
      <w:sdtPr>
        <w:id w:val="-2020841172"/>
        <w:docPartObj>
          <w:docPartGallery w:val="Watermarks"/>
          <w:docPartUnique/>
        </w:docPartObj>
      </w:sdt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t>The OVAL® Language Windows Component Specification: Version 5.10.1 Revision 1</w:t>
    </w:r>
  </w:p>
  <w:p w:rsidR="00406551" w:rsidRDefault="00406551" w:rsidP="00521CF3">
    <w:pPr>
      <w:pStyle w:val="Header"/>
    </w:pPr>
    <w:r>
      <w:tab/>
    </w:r>
    <w:r>
      <w:tab/>
      <w:t>Date: 1-19-12</w:t>
    </w:r>
  </w:p>
  <w:p w:rsidR="00406551" w:rsidRDefault="004065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22"/>
  </w:num>
  <w:num w:numId="3">
    <w:abstractNumId w:val="12"/>
  </w:num>
  <w:num w:numId="4">
    <w:abstractNumId w:val="19"/>
  </w:num>
  <w:num w:numId="5">
    <w:abstractNumId w:val="8"/>
  </w:num>
  <w:num w:numId="6">
    <w:abstractNumId w:val="0"/>
  </w:num>
  <w:num w:numId="7">
    <w:abstractNumId w:val="6"/>
  </w:num>
  <w:num w:numId="8">
    <w:abstractNumId w:val="4"/>
  </w:num>
  <w:num w:numId="9">
    <w:abstractNumId w:val="9"/>
  </w:num>
  <w:num w:numId="10">
    <w:abstractNumId w:val="17"/>
  </w:num>
  <w:num w:numId="11">
    <w:abstractNumId w:val="32"/>
  </w:num>
  <w:num w:numId="12">
    <w:abstractNumId w:val="1"/>
  </w:num>
  <w:num w:numId="13">
    <w:abstractNumId w:val="33"/>
  </w:num>
  <w:num w:numId="14">
    <w:abstractNumId w:val="29"/>
  </w:num>
  <w:num w:numId="15">
    <w:abstractNumId w:val="15"/>
  </w:num>
  <w:num w:numId="16">
    <w:abstractNumId w:val="28"/>
  </w:num>
  <w:num w:numId="17">
    <w:abstractNumId w:val="14"/>
  </w:num>
  <w:num w:numId="18">
    <w:abstractNumId w:val="24"/>
  </w:num>
  <w:num w:numId="19">
    <w:abstractNumId w:val="18"/>
  </w:num>
  <w:num w:numId="20">
    <w:abstractNumId w:val="5"/>
  </w:num>
  <w:num w:numId="21">
    <w:abstractNumId w:val="25"/>
  </w:num>
  <w:num w:numId="22">
    <w:abstractNumId w:val="27"/>
  </w:num>
  <w:num w:numId="23">
    <w:abstractNumId w:val="21"/>
  </w:num>
  <w:num w:numId="24">
    <w:abstractNumId w:val="7"/>
  </w:num>
  <w:num w:numId="25">
    <w:abstractNumId w:val="30"/>
  </w:num>
  <w:num w:numId="26">
    <w:abstractNumId w:val="3"/>
  </w:num>
  <w:num w:numId="27">
    <w:abstractNumId w:val="23"/>
  </w:num>
  <w:num w:numId="28">
    <w:abstractNumId w:val="26"/>
  </w:num>
  <w:num w:numId="29">
    <w:abstractNumId w:val="10"/>
  </w:num>
  <w:num w:numId="30">
    <w:abstractNumId w:val="31"/>
  </w:num>
  <w:num w:numId="31">
    <w:abstractNumId w:val="2"/>
  </w:num>
  <w:num w:numId="32">
    <w:abstractNumId w:val="20"/>
  </w:num>
  <w:num w:numId="33">
    <w:abstractNumId w:val="11"/>
  </w:num>
  <w:num w:numId="34">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6E5"/>
    <w:rsid w:val="00025742"/>
    <w:rsid w:val="00025F02"/>
    <w:rsid w:val="00026301"/>
    <w:rsid w:val="00027D42"/>
    <w:rsid w:val="00033F7F"/>
    <w:rsid w:val="000350F4"/>
    <w:rsid w:val="0003566F"/>
    <w:rsid w:val="000365DD"/>
    <w:rsid w:val="00036BC6"/>
    <w:rsid w:val="00040394"/>
    <w:rsid w:val="00041C0E"/>
    <w:rsid w:val="00044981"/>
    <w:rsid w:val="00044BC8"/>
    <w:rsid w:val="000467E0"/>
    <w:rsid w:val="000472F4"/>
    <w:rsid w:val="000479E3"/>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3443"/>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1C05"/>
    <w:rsid w:val="00114907"/>
    <w:rsid w:val="001152EA"/>
    <w:rsid w:val="00115E11"/>
    <w:rsid w:val="00117263"/>
    <w:rsid w:val="001175D9"/>
    <w:rsid w:val="001205B1"/>
    <w:rsid w:val="001222C7"/>
    <w:rsid w:val="00124A56"/>
    <w:rsid w:val="001300BB"/>
    <w:rsid w:val="001304B6"/>
    <w:rsid w:val="001309C0"/>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3154"/>
    <w:rsid w:val="00233309"/>
    <w:rsid w:val="002333EE"/>
    <w:rsid w:val="00233D1B"/>
    <w:rsid w:val="00234056"/>
    <w:rsid w:val="00234B3F"/>
    <w:rsid w:val="00235755"/>
    <w:rsid w:val="00236AF5"/>
    <w:rsid w:val="002428CA"/>
    <w:rsid w:val="00243C50"/>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4481"/>
    <w:rsid w:val="00304882"/>
    <w:rsid w:val="00305FDF"/>
    <w:rsid w:val="00306685"/>
    <w:rsid w:val="0030755D"/>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6551"/>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6E14"/>
    <w:rsid w:val="004F7D33"/>
    <w:rsid w:val="00500229"/>
    <w:rsid w:val="00500F96"/>
    <w:rsid w:val="00502B8B"/>
    <w:rsid w:val="005049FE"/>
    <w:rsid w:val="005056A3"/>
    <w:rsid w:val="0050606E"/>
    <w:rsid w:val="00506D1B"/>
    <w:rsid w:val="00506ED7"/>
    <w:rsid w:val="00507D7F"/>
    <w:rsid w:val="00510C08"/>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1836"/>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334A"/>
    <w:rsid w:val="0058377E"/>
    <w:rsid w:val="005839E8"/>
    <w:rsid w:val="00584367"/>
    <w:rsid w:val="00584F0A"/>
    <w:rsid w:val="00587AEB"/>
    <w:rsid w:val="00587D56"/>
    <w:rsid w:val="0059194C"/>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D5F53"/>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BB"/>
    <w:rsid w:val="00835CB8"/>
    <w:rsid w:val="0083632E"/>
    <w:rsid w:val="008400D7"/>
    <w:rsid w:val="00840772"/>
    <w:rsid w:val="00840907"/>
    <w:rsid w:val="0084145C"/>
    <w:rsid w:val="00844501"/>
    <w:rsid w:val="008458C1"/>
    <w:rsid w:val="00845A09"/>
    <w:rsid w:val="00852006"/>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D0A4D"/>
    <w:rsid w:val="009D1C69"/>
    <w:rsid w:val="009D3A17"/>
    <w:rsid w:val="009D530F"/>
    <w:rsid w:val="009D5474"/>
    <w:rsid w:val="009D5A5A"/>
    <w:rsid w:val="009D69BD"/>
    <w:rsid w:val="009E0507"/>
    <w:rsid w:val="009E0EAC"/>
    <w:rsid w:val="009E22A4"/>
    <w:rsid w:val="009E2718"/>
    <w:rsid w:val="009E3619"/>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57D40"/>
    <w:rsid w:val="00A602F9"/>
    <w:rsid w:val="00A60CF8"/>
    <w:rsid w:val="00A63FA7"/>
    <w:rsid w:val="00A641F5"/>
    <w:rsid w:val="00A667EA"/>
    <w:rsid w:val="00A66933"/>
    <w:rsid w:val="00A671D6"/>
    <w:rsid w:val="00A70567"/>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6153"/>
    <w:rsid w:val="00BC6268"/>
    <w:rsid w:val="00BC7345"/>
    <w:rsid w:val="00BC7447"/>
    <w:rsid w:val="00BD0F1A"/>
    <w:rsid w:val="00BD2EDB"/>
    <w:rsid w:val="00BD367E"/>
    <w:rsid w:val="00BD4CA7"/>
    <w:rsid w:val="00BD5545"/>
    <w:rsid w:val="00BE0E26"/>
    <w:rsid w:val="00BE10AA"/>
    <w:rsid w:val="00BE28E8"/>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90C"/>
    <w:rsid w:val="00DD182E"/>
    <w:rsid w:val="00DD24C7"/>
    <w:rsid w:val="00DD4209"/>
    <w:rsid w:val="00DD5114"/>
    <w:rsid w:val="00DD6637"/>
    <w:rsid w:val="00DD6D0B"/>
    <w:rsid w:val="00DE0479"/>
    <w:rsid w:val="00DE0EFF"/>
    <w:rsid w:val="00DE19E0"/>
    <w:rsid w:val="00DE6ED2"/>
    <w:rsid w:val="00DE6F69"/>
    <w:rsid w:val="00DF250A"/>
    <w:rsid w:val="00DF4528"/>
    <w:rsid w:val="00DF4988"/>
    <w:rsid w:val="00DF5518"/>
    <w:rsid w:val="00DF647C"/>
    <w:rsid w:val="00DF7571"/>
    <w:rsid w:val="00E003F5"/>
    <w:rsid w:val="00E03F32"/>
    <w:rsid w:val="00E04979"/>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5D87"/>
    <w:rsid w:val="00F360F0"/>
    <w:rsid w:val="00F375F4"/>
    <w:rsid w:val="00F37BF5"/>
    <w:rsid w:val="00F426A1"/>
    <w:rsid w:val="00F42D06"/>
    <w:rsid w:val="00F44538"/>
    <w:rsid w:val="00F44727"/>
    <w:rsid w:val="00F45E62"/>
    <w:rsid w:val="00F4728C"/>
    <w:rsid w:val="00F47B51"/>
    <w:rsid w:val="00F47FB7"/>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2.emf"/><Relationship Id="rId42" Type="http://schemas.openxmlformats.org/officeDocument/2006/relationships/oleObject" Target="embeddings/oleObject15.bin"/><Relationship Id="rId47" Type="http://schemas.openxmlformats.org/officeDocument/2006/relationships/image" Target="media/image18.emf"/><Relationship Id="rId50" Type="http://schemas.openxmlformats.org/officeDocument/2006/relationships/oleObject" Target="embeddings/oleObject19.bin"/><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oleObject28.bin"/><Relationship Id="rId76" Type="http://schemas.openxmlformats.org/officeDocument/2006/relationships/oleObject" Target="embeddings/oleObject32.bin"/><Relationship Id="rId7" Type="http://schemas.openxmlformats.org/officeDocument/2006/relationships/webSettings" Target="webSettings.xml"/><Relationship Id="rId71" Type="http://schemas.openxmlformats.org/officeDocument/2006/relationships/image" Target="media/image30.emf"/><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9.bin"/><Relationship Id="rId11" Type="http://schemas.openxmlformats.org/officeDocument/2006/relationships/hyperlink" Target="mailto:oval@mitre.org"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3.bin"/><Relationship Id="rId40" Type="http://schemas.openxmlformats.org/officeDocument/2006/relationships/comments" Target="comments.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25.emf"/><Relationship Id="rId10" Type="http://schemas.openxmlformats.org/officeDocument/2006/relationships/hyperlink" Target="mailto:oval-developer-list@lists.mitre.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hyperlink" Target="http://oval.mitre.org/language/version5.10" TargetMode="Externa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image" Target="media/image16.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29.emf"/><Relationship Id="rId77" Type="http://schemas.openxmlformats.org/officeDocument/2006/relationships/hyperlink" Target="http://www.ietf.org/rfc/rfc2119.txt" TargetMode="External"/><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oleObject" Target="embeddings/oleObject30.bin"/><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emf"/><Relationship Id="rId46" Type="http://schemas.openxmlformats.org/officeDocument/2006/relationships/oleObject" Target="embeddings/oleObject17.bin"/><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19.emf"/><Relationship Id="rId57" Type="http://schemas.openxmlformats.org/officeDocument/2006/relationships/image" Target="media/image23.emf"/></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160" Type="http://schemas.openxmlformats.org/officeDocument/2006/relationships/hyperlink" Target="http://linux.die.net/man/5/passwd"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54" Type="http://schemas.openxmlformats.org/officeDocument/2006/relationships/hyperlink" Target="http://www.hackinglinuxexposed.com/articles/20030417.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61" Type="http://schemas.openxmlformats.org/officeDocument/2006/relationships/hyperlink" Target="http://linux.die.net/man/1/passwd"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164" Type="http://schemas.openxmlformats.org/officeDocument/2006/relationships/hyperlink" Target="http://linux.die.net/man/1/passwd"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162" Type="http://schemas.openxmlformats.org/officeDocument/2006/relationships/hyperlink" Target="http://linux.die.net/man/1/passwd"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163" Type="http://schemas.openxmlformats.org/officeDocument/2006/relationships/hyperlink" Target="http://linux.die.net/man/1/passwd"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62" Type="http://schemas.openxmlformats.org/officeDocument/2006/relationships/hyperlink" Target="http://ss64.com/bash/uname.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2012-04-03T00:00:00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C2BB3D-8DDF-4D35-A704-8A8053799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88</Pages>
  <Words>13762</Words>
  <Characters>78444</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92022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5.10.1</dc:subject>
  <dc:creator>Danny Haynes, Stelios Melachrinoudis</dc:creator>
  <cp:lastModifiedBy>Melachrinoudis, Stelios</cp:lastModifiedBy>
  <cp:revision>6</cp:revision>
  <dcterms:created xsi:type="dcterms:W3CDTF">2012-07-19T18:51:00Z</dcterms:created>
  <dcterms:modified xsi:type="dcterms:W3CDTF">2012-07-19T22:18:00Z</dcterms:modified>
</cp:coreProperties>
</file>